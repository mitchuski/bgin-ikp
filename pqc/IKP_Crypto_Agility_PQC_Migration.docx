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67F00" w14:textId="77777777" w:rsidR="0038747F" w:rsidRDefault="00000000">
      <w:pPr>
        <w:pStyle w:val="Heading1"/>
      </w:pPr>
      <w:bookmarkStart w:id="0" w:name="bgin-meeting-report"/>
      <w:r>
        <w:t>BGIN Meeting Report</w:t>
      </w:r>
    </w:p>
    <w:p w14:paraId="234311D2" w14:textId="77777777" w:rsidR="0038747F" w:rsidRDefault="00000000">
      <w:pPr>
        <w:pStyle w:val="FirstParagraph"/>
      </w:pPr>
      <w:r>
        <w:rPr>
          <w:b/>
          <w:bCs/>
        </w:rPr>
        <w:t>Date:</w:t>
      </w:r>
      <w:r>
        <w:t xml:space="preserve"> TBD</w:t>
      </w:r>
      <w:r>
        <w:br/>
      </w:r>
      <w:r>
        <w:rPr>
          <w:b/>
          <w:bCs/>
        </w:rPr>
        <w:t>Location:</w:t>
      </w:r>
      <w:r>
        <w:t xml:space="preserve"> Virtual Meeting</w:t>
      </w:r>
    </w:p>
    <w:p w14:paraId="5F0F7191" w14:textId="77777777" w:rsidR="0038747F" w:rsidRDefault="00380397">
      <w:r>
        <w:rPr>
          <w:noProof/>
        </w:rPr>
        <w:pict w14:anchorId="121B6B1B">
          <v:rect id="_x0000_i1026" alt="" style="width:468pt;height:.05pt;mso-width-percent:0;mso-height-percent:0;mso-width-percent:0;mso-height-percent:0" o:hralign="center" o:hrstd="t" o:hr="t"/>
        </w:pict>
      </w:r>
    </w:p>
    <w:p w14:paraId="6E849E11" w14:textId="77777777" w:rsidR="0038747F" w:rsidRDefault="00000000">
      <w:pPr>
        <w:pStyle w:val="Heading2"/>
      </w:pPr>
      <w:bookmarkStart w:id="1" w:name="executive-summary"/>
      <w:r>
        <w:t>Executive Summary</w:t>
      </w:r>
    </w:p>
    <w:p w14:paraId="70B0DC92" w14:textId="7A79B7D7" w:rsidR="0038747F" w:rsidRDefault="00000000">
      <w:pPr>
        <w:pStyle w:val="FirstParagraph"/>
      </w:pPr>
      <w:r>
        <w:t>The meeting discussed the structure and scope of a global competition for post-quantum cryptography (PQC) migration in blockchain systems, particularly focusing on Bitcoin and Ethereum. Key points included:</w:t>
      </w:r>
    </w:p>
    <w:p w14:paraId="4C0ACA8B" w14:textId="77777777" w:rsidR="0038747F" w:rsidRDefault="00000000">
      <w:pPr>
        <w:pStyle w:val="Compact"/>
        <w:numPr>
          <w:ilvl w:val="0"/>
          <w:numId w:val="2"/>
        </w:numPr>
      </w:pPr>
      <w:r>
        <w:rPr>
          <w:b/>
          <w:bCs/>
        </w:rPr>
        <w:t>Scope and Objectives</w:t>
      </w:r>
      <w:r>
        <w:t>:</w:t>
      </w:r>
    </w:p>
    <w:p w14:paraId="550919ED" w14:textId="77777777" w:rsidR="0038747F" w:rsidRDefault="00000000">
      <w:pPr>
        <w:pStyle w:val="Compact"/>
        <w:numPr>
          <w:ilvl w:val="1"/>
          <w:numId w:val="3"/>
        </w:numPr>
      </w:pPr>
      <w:r>
        <w:t>The competition aims to develop governance mechanisms and technical solutions for PQC migration.</w:t>
      </w:r>
    </w:p>
    <w:p w14:paraId="5934745C" w14:textId="77777777" w:rsidR="0038747F" w:rsidRDefault="00000000">
      <w:pPr>
        <w:pStyle w:val="Compact"/>
        <w:numPr>
          <w:ilvl w:val="1"/>
          <w:numId w:val="3"/>
        </w:numPr>
      </w:pPr>
      <w:r>
        <w:t>It will involve designing and implementing new protocols or software to incorporate NIST-certified post-quantum signatures into blockchains.</w:t>
      </w:r>
    </w:p>
    <w:p w14:paraId="4C60D067" w14:textId="77777777" w:rsidR="0038747F" w:rsidRDefault="00000000">
      <w:pPr>
        <w:pStyle w:val="Compact"/>
        <w:numPr>
          <w:ilvl w:val="0"/>
          <w:numId w:val="2"/>
        </w:numPr>
      </w:pPr>
      <w:r>
        <w:rPr>
          <w:b/>
          <w:bCs/>
        </w:rPr>
        <w:t>Call for Papers</w:t>
      </w:r>
      <w:r>
        <w:t>:</w:t>
      </w:r>
    </w:p>
    <w:p w14:paraId="3927D73C" w14:textId="2DB0F674" w:rsidR="0038747F" w:rsidRDefault="00000000">
      <w:pPr>
        <w:pStyle w:val="Compact"/>
        <w:numPr>
          <w:ilvl w:val="1"/>
          <w:numId w:val="4"/>
        </w:numPr>
      </w:pPr>
      <w:r>
        <w:t xml:space="preserve">A call for papers will be published </w:t>
      </w:r>
      <w:ins w:id="2" w:author="Fukuda, Kigen" w:date="2026-04-01T15:26:00Z">
        <w:r w:rsidR="00CA78B6">
          <w:t>in August</w:t>
        </w:r>
      </w:ins>
      <w:del w:id="3" w:author="Fukuda, Kigen" w:date="2026-04-01T15:22:00Z">
        <w:r w:rsidDel="00CA78B6">
          <w:delText>in August</w:delText>
        </w:r>
      </w:del>
      <w:r>
        <w:t>, with a deadline in late August.</w:t>
      </w:r>
    </w:p>
    <w:p w14:paraId="4878EE24" w14:textId="77777777" w:rsidR="0038747F" w:rsidRDefault="00000000">
      <w:pPr>
        <w:pStyle w:val="Compact"/>
        <w:numPr>
          <w:ilvl w:val="1"/>
          <w:numId w:val="4"/>
        </w:numPr>
      </w:pPr>
      <w:r>
        <w:t>The symposium will take place in October, focusing on information security and blockchain technology.</w:t>
      </w:r>
    </w:p>
    <w:p w14:paraId="6254B0A5" w14:textId="77777777" w:rsidR="0038747F" w:rsidRDefault="00000000">
      <w:pPr>
        <w:pStyle w:val="Compact"/>
        <w:numPr>
          <w:ilvl w:val="0"/>
          <w:numId w:val="2"/>
        </w:numPr>
      </w:pPr>
      <w:r>
        <w:rPr>
          <w:b/>
          <w:bCs/>
        </w:rPr>
        <w:t>Global Testbed</w:t>
      </w:r>
      <w:r>
        <w:t>:</w:t>
      </w:r>
    </w:p>
    <w:p w14:paraId="6609946A" w14:textId="77777777" w:rsidR="0038747F" w:rsidRDefault="00000000">
      <w:pPr>
        <w:pStyle w:val="Compact"/>
        <w:numPr>
          <w:ilvl w:val="1"/>
          <w:numId w:val="5"/>
        </w:numPr>
      </w:pPr>
      <w:r>
        <w:t>A global testbed will be set up to evaluate the transition of blockchain data.</w:t>
      </w:r>
    </w:p>
    <w:p w14:paraId="188F849F" w14:textId="42F1D68E" w:rsidR="0038747F" w:rsidRDefault="00000000">
      <w:pPr>
        <w:pStyle w:val="Compact"/>
        <w:numPr>
          <w:ilvl w:val="1"/>
          <w:numId w:val="5"/>
        </w:numPr>
      </w:pPr>
      <w:r>
        <w:t>The Japanese government and N</w:t>
      </w:r>
      <w:del w:id="4" w:author="Fukuda, Kigen" w:date="2026-04-01T15:23:00Z">
        <w:r w:rsidDel="00CA78B6">
          <w:delText>AT</w:delText>
        </w:r>
      </w:del>
      <w:ins w:id="5" w:author="Fukuda, Kigen" w:date="2026-04-01T15:23:00Z">
        <w:r w:rsidR="00CA78B6">
          <w:t>EDO</w:t>
        </w:r>
      </w:ins>
      <w:del w:id="6" w:author="Fukuda, Kigen" w:date="2026-04-01T15:23:00Z">
        <w:r w:rsidDel="00CA78B6">
          <w:delText>O</w:delText>
        </w:r>
      </w:del>
      <w:r>
        <w:t xml:space="preserve"> will provide initial funding, with additional nodes potentially contributed by other organizations.</w:t>
      </w:r>
    </w:p>
    <w:p w14:paraId="54DF80A2" w14:textId="77777777" w:rsidR="0038747F" w:rsidRDefault="00000000">
      <w:pPr>
        <w:pStyle w:val="Compact"/>
        <w:numPr>
          <w:ilvl w:val="0"/>
          <w:numId w:val="2"/>
        </w:numPr>
      </w:pPr>
      <w:r>
        <w:rPr>
          <w:b/>
          <w:bCs/>
        </w:rPr>
        <w:t>Node Requirements</w:t>
      </w:r>
      <w:r>
        <w:t>:</w:t>
      </w:r>
    </w:p>
    <w:p w14:paraId="1D569B86" w14:textId="77777777" w:rsidR="0038747F" w:rsidRDefault="00000000">
      <w:pPr>
        <w:pStyle w:val="Compact"/>
        <w:numPr>
          <w:ilvl w:val="1"/>
          <w:numId w:val="6"/>
        </w:numPr>
      </w:pPr>
      <w:r>
        <w:t>Discussions are ongoing to determine the number of nodes needed for a fair evaluation.</w:t>
      </w:r>
    </w:p>
    <w:p w14:paraId="1E9920E6" w14:textId="77777777" w:rsidR="0038747F" w:rsidRDefault="00000000">
      <w:pPr>
        <w:pStyle w:val="Compact"/>
        <w:numPr>
          <w:ilvl w:val="1"/>
          <w:numId w:val="6"/>
        </w:numPr>
      </w:pPr>
      <w:r>
        <w:t>Collaboration with entities like the Ethereum Foundation is being considered to secure sufficient nodes.</w:t>
      </w:r>
    </w:p>
    <w:p w14:paraId="738FDA63" w14:textId="77777777" w:rsidR="0038747F" w:rsidRDefault="00000000">
      <w:pPr>
        <w:pStyle w:val="Compact"/>
        <w:numPr>
          <w:ilvl w:val="0"/>
          <w:numId w:val="2"/>
        </w:numPr>
      </w:pPr>
      <w:r>
        <w:rPr>
          <w:b/>
          <w:bCs/>
        </w:rPr>
        <w:t>Next Steps</w:t>
      </w:r>
      <w:r>
        <w:t>:</w:t>
      </w:r>
    </w:p>
    <w:p w14:paraId="70BA0910" w14:textId="77777777" w:rsidR="0038747F" w:rsidRDefault="00000000">
      <w:pPr>
        <w:pStyle w:val="Compact"/>
        <w:numPr>
          <w:ilvl w:val="1"/>
          <w:numId w:val="7"/>
        </w:numPr>
      </w:pPr>
      <w:r>
        <w:t>Input from participants via email or discourse channels is encouraged.</w:t>
      </w:r>
    </w:p>
    <w:p w14:paraId="2BFAA9D1" w14:textId="77777777" w:rsidR="0038747F" w:rsidRDefault="00000000">
      <w:pPr>
        <w:pStyle w:val="Compact"/>
        <w:numPr>
          <w:ilvl w:val="1"/>
          <w:numId w:val="7"/>
        </w:numPr>
      </w:pPr>
      <w:r>
        <w:t>The next key event will be the symposium in October, where progress towards the competition’s start will be advanced.</w:t>
      </w:r>
    </w:p>
    <w:p w14:paraId="4A518C45" w14:textId="77777777" w:rsidR="0038747F" w:rsidRDefault="00000000">
      <w:pPr>
        <w:pStyle w:val="FirstParagraph"/>
      </w:pPr>
      <w:r>
        <w:t>The meeting focused on organizing a comprehensive competition and symposium centered around post-quantum cryptography (PQC) migration for Bitcoin and Ethereum, with an emphasis on both technological and governance aspects. Key topics included the socialization of the call for papers, determination of node requirements for the evaluation test, organization of the blockchain workshop in Shizuoka prefecture, and collaboration with global universities and organizations. The call for papers is set to be published by the first week of August, with a submission deadline in late August. The competition will explore mechanisms that support cryptographic agility and PQC readiness, balancing short-</w:t>
      </w:r>
      <w:r>
        <w:lastRenderedPageBreak/>
        <w:t>term risk mitigation with long-term security. The symposium, scheduled for the last week of October, will include discussions on PQC migration and cryptographic agility.</w:t>
      </w:r>
    </w:p>
    <w:p w14:paraId="357F08A3" w14:textId="77777777" w:rsidR="0038747F" w:rsidRDefault="00000000">
      <w:pPr>
        <w:pStyle w:val="BodyText"/>
      </w:pPr>
      <w:r>
        <w:t>Key decisions included setting up an initial 10 evaluation nodes funded by the Japanese government, with plans to add more nodes through collaboration with other organizations such as the Ethereum Foundation. Participants agreed on the importance of a fair and representative evaluation process, ensuring that nodes are distributed across different regions (e.g., Asia, Europe, North America). The meeting also emphasized leveraging global expertise and funding sources to enhance the competition’s effectiveness. Overall, the outcomes underscore the significance of fostering international collaboration and advancing cryptographic practices to ensure blockchain systems remain secure in the face of quantum computing threats.</w:t>
      </w:r>
    </w:p>
    <w:p w14:paraId="657B1953" w14:textId="77777777" w:rsidR="0038747F" w:rsidRDefault="00000000">
      <w:pPr>
        <w:pStyle w:val="Heading2"/>
      </w:pPr>
      <w:bookmarkStart w:id="7" w:name="key-discussion-points"/>
      <w:bookmarkEnd w:id="1"/>
      <w:r>
        <w:t>Key Discussion Points</w:t>
      </w:r>
    </w:p>
    <w:p w14:paraId="3E876343" w14:textId="77777777" w:rsidR="0038747F" w:rsidRDefault="00000000">
      <w:pPr>
        <w:pStyle w:val="Compact"/>
        <w:numPr>
          <w:ilvl w:val="0"/>
          <w:numId w:val="8"/>
        </w:numPr>
      </w:pPr>
      <w:r>
        <w:rPr>
          <w:b/>
          <w:bCs/>
        </w:rPr>
        <w:t>Socialize Call for Papers</w:t>
      </w:r>
    </w:p>
    <w:p w14:paraId="6AF7E092" w14:textId="77777777" w:rsidR="0038747F" w:rsidRDefault="00000000">
      <w:pPr>
        <w:pStyle w:val="Compact"/>
        <w:numPr>
          <w:ilvl w:val="1"/>
          <w:numId w:val="9"/>
        </w:numPr>
      </w:pPr>
      <w:r>
        <w:t>The call for papers will be published by the first week of August.</w:t>
      </w:r>
    </w:p>
    <w:p w14:paraId="426F3C12" w14:textId="77777777" w:rsidR="0038747F" w:rsidRDefault="00000000">
      <w:pPr>
        <w:pStyle w:val="Compact"/>
        <w:numPr>
          <w:ilvl w:val="1"/>
          <w:numId w:val="9"/>
        </w:numPr>
      </w:pPr>
      <w:r>
        <w:t>Submissions are due in the third or fourth week of August.</w:t>
      </w:r>
    </w:p>
    <w:p w14:paraId="4060621E" w14:textId="77777777" w:rsidR="0038747F" w:rsidRDefault="00000000">
      <w:pPr>
        <w:pStyle w:val="Compact"/>
        <w:numPr>
          <w:ilvl w:val="1"/>
          <w:numId w:val="9"/>
        </w:numPr>
      </w:pPr>
      <w:r>
        <w:t>The call for papers will be available in both Japanese and English to encourage global participation.</w:t>
      </w:r>
    </w:p>
    <w:p w14:paraId="4CA10219" w14:textId="77777777" w:rsidR="0038747F" w:rsidRDefault="00000000">
      <w:pPr>
        <w:pStyle w:val="Compact"/>
        <w:numPr>
          <w:ilvl w:val="0"/>
          <w:numId w:val="8"/>
        </w:numPr>
      </w:pPr>
      <w:r>
        <w:rPr>
          <w:b/>
          <w:bCs/>
        </w:rPr>
        <w:t>Determine Node Requirements</w:t>
      </w:r>
    </w:p>
    <w:p w14:paraId="57DA53D2" w14:textId="77777777" w:rsidR="0038747F" w:rsidRDefault="00000000">
      <w:pPr>
        <w:pStyle w:val="Compact"/>
        <w:numPr>
          <w:ilvl w:val="1"/>
          <w:numId w:val="10"/>
        </w:numPr>
      </w:pPr>
      <w:r>
        <w:t>Work with stakeholders to determine the appropriate number of nodes needed for a fair evaluation test.</w:t>
      </w:r>
    </w:p>
    <w:p w14:paraId="6DCE77DA" w14:textId="77777777" w:rsidR="0038747F" w:rsidRDefault="00000000">
      <w:pPr>
        <w:pStyle w:val="Compact"/>
        <w:numPr>
          <w:ilvl w:val="1"/>
          <w:numId w:val="10"/>
        </w:numPr>
      </w:pPr>
      <w:r>
        <w:t>Initially, plan to set up 10 nodes for a six-month period.</w:t>
      </w:r>
    </w:p>
    <w:p w14:paraId="24D8DADC" w14:textId="77777777" w:rsidR="0038747F" w:rsidRDefault="00000000">
      <w:pPr>
        <w:pStyle w:val="Compact"/>
        <w:numPr>
          <w:ilvl w:val="1"/>
          <w:numId w:val="10"/>
        </w:numPr>
      </w:pPr>
      <w:r>
        <w:t>Collaborate with other organizations, such as the Ethereum Foundation, to secure additional nodes if necessary.</w:t>
      </w:r>
    </w:p>
    <w:p w14:paraId="2E50FCB8" w14:textId="77777777" w:rsidR="0038747F" w:rsidRDefault="00000000">
      <w:pPr>
        <w:pStyle w:val="Compact"/>
        <w:numPr>
          <w:ilvl w:val="1"/>
          <w:numId w:val="10"/>
        </w:numPr>
      </w:pPr>
      <w:r>
        <w:t>Ensure a balanced distribution of nodes (e.g., 3 in Asia, 5 in Europe, 5 in North America) to ensure a fair and representative evaluation.</w:t>
      </w:r>
    </w:p>
    <w:p w14:paraId="73FBEDAA" w14:textId="77777777" w:rsidR="0038747F" w:rsidRDefault="00000000">
      <w:pPr>
        <w:pStyle w:val="Compact"/>
        <w:numPr>
          <w:ilvl w:val="0"/>
          <w:numId w:val="8"/>
        </w:numPr>
      </w:pPr>
      <w:r>
        <w:rPr>
          <w:b/>
          <w:bCs/>
        </w:rPr>
        <w:t>Organize Symposium</w:t>
      </w:r>
    </w:p>
    <w:p w14:paraId="22D99642" w14:textId="77777777" w:rsidR="0038747F" w:rsidRDefault="00000000">
      <w:pPr>
        <w:pStyle w:val="Compact"/>
        <w:numPr>
          <w:ilvl w:val="1"/>
          <w:numId w:val="11"/>
        </w:numPr>
      </w:pPr>
      <w:r>
        <w:t>Plan the blockchain workshop (BWS) in Shizuoka prefecture, Japan, during the last week of October.</w:t>
      </w:r>
    </w:p>
    <w:p w14:paraId="1066336D" w14:textId="77777777" w:rsidR="0038747F" w:rsidRDefault="00000000">
      <w:pPr>
        <w:pStyle w:val="Compact"/>
        <w:numPr>
          <w:ilvl w:val="1"/>
          <w:numId w:val="11"/>
        </w:numPr>
      </w:pPr>
      <w:r>
        <w:t>The symposium will include discussions on post-quantum cryptography (PQC) migration and cryptographic agility.</w:t>
      </w:r>
    </w:p>
    <w:p w14:paraId="3BCFA115" w14:textId="77777777" w:rsidR="0038747F" w:rsidRDefault="00000000">
      <w:pPr>
        <w:pStyle w:val="Compact"/>
        <w:numPr>
          <w:ilvl w:val="0"/>
          <w:numId w:val="8"/>
        </w:numPr>
      </w:pPr>
      <w:r>
        <w:rPr>
          <w:b/>
          <w:bCs/>
        </w:rPr>
        <w:t>Collaborate with Universities</w:t>
      </w:r>
    </w:p>
    <w:p w14:paraId="27637D38" w14:textId="77777777" w:rsidR="0038747F" w:rsidRDefault="00000000">
      <w:pPr>
        <w:pStyle w:val="Compact"/>
        <w:numPr>
          <w:ilvl w:val="1"/>
          <w:numId w:val="12"/>
        </w:numPr>
      </w:pPr>
      <w:r>
        <w:t>Collaborate with global universities to operate the evaluation test more effectively.</w:t>
      </w:r>
    </w:p>
    <w:p w14:paraId="2EC797F9" w14:textId="77777777" w:rsidR="0038747F" w:rsidRDefault="00000000">
      <w:pPr>
        <w:pStyle w:val="Compact"/>
        <w:numPr>
          <w:ilvl w:val="1"/>
          <w:numId w:val="12"/>
        </w:numPr>
      </w:pPr>
      <w:r>
        <w:t>Leverage Japanese government budget and other funding sources to set up and maintain evaluation nodes.</w:t>
      </w:r>
    </w:p>
    <w:p w14:paraId="3A1E0200" w14:textId="77777777" w:rsidR="0038747F" w:rsidRDefault="00000000">
      <w:pPr>
        <w:pStyle w:val="Compact"/>
        <w:numPr>
          <w:ilvl w:val="0"/>
          <w:numId w:val="8"/>
        </w:numPr>
      </w:pPr>
      <w:r>
        <w:rPr>
          <w:b/>
          <w:bCs/>
        </w:rPr>
        <w:t>Scope of the Competition</w:t>
      </w:r>
    </w:p>
    <w:p w14:paraId="2C3F8BF9" w14:textId="0ACCAC22" w:rsidR="0038747F" w:rsidRDefault="00000000">
      <w:pPr>
        <w:pStyle w:val="Compact"/>
        <w:numPr>
          <w:ilvl w:val="1"/>
          <w:numId w:val="13"/>
        </w:numPr>
      </w:pPr>
      <w:r>
        <w:t xml:space="preserve">The competition will focus on post-quantum migration for Bitcoin and Ethereum, covering </w:t>
      </w:r>
      <w:del w:id="8" w:author="Fukuda, Kigen" w:date="2026-04-01T15:29:00Z">
        <w:r w:rsidDel="00CA78B6">
          <w:delText xml:space="preserve">both </w:delText>
        </w:r>
      </w:del>
      <w:r>
        <w:t>technological aspects (e.g., implementing new signature schemes)</w:t>
      </w:r>
      <w:del w:id="9" w:author="Fukuda, Kigen" w:date="2026-04-01T15:28:00Z">
        <w:r w:rsidDel="00CA78B6">
          <w:delText xml:space="preserve"> and governance aspects (e.g., designing a fair transition period)</w:delText>
        </w:r>
      </w:del>
      <w:r>
        <w:t>.</w:t>
      </w:r>
    </w:p>
    <w:p w14:paraId="1CE99E5C" w14:textId="77777777" w:rsidR="0038747F" w:rsidRDefault="00000000">
      <w:pPr>
        <w:pStyle w:val="Compact"/>
        <w:numPr>
          <w:ilvl w:val="1"/>
          <w:numId w:val="13"/>
        </w:numPr>
      </w:pPr>
      <w:r>
        <w:t>Balance short-term solutions that mitigate immediate risks with long-term solutions that ensure sustained security.</w:t>
      </w:r>
    </w:p>
    <w:p w14:paraId="496CED2A" w14:textId="77777777" w:rsidR="0038747F" w:rsidRDefault="00000000">
      <w:pPr>
        <w:pStyle w:val="Compact"/>
        <w:numPr>
          <w:ilvl w:val="0"/>
          <w:numId w:val="8"/>
        </w:numPr>
      </w:pPr>
      <w:r>
        <w:rPr>
          <w:b/>
          <w:bCs/>
        </w:rPr>
        <w:t>Cryptographic Agility vs. PQC Readiness</w:t>
      </w:r>
    </w:p>
    <w:p w14:paraId="72D33182" w14:textId="77777777" w:rsidR="0038747F" w:rsidRDefault="00000000">
      <w:pPr>
        <w:pStyle w:val="Compact"/>
        <w:numPr>
          <w:ilvl w:val="1"/>
          <w:numId w:val="14"/>
        </w:numPr>
      </w:pPr>
      <w:r>
        <w:lastRenderedPageBreak/>
        <w:t>Cryptographic agility involves designing systems that can easily switch between different cryptographic algorithms.</w:t>
      </w:r>
    </w:p>
    <w:p w14:paraId="2B1F2C7B" w14:textId="77777777" w:rsidR="0038747F" w:rsidRDefault="00000000">
      <w:pPr>
        <w:pStyle w:val="Compact"/>
        <w:numPr>
          <w:ilvl w:val="1"/>
          <w:numId w:val="14"/>
        </w:numPr>
      </w:pPr>
      <w:r>
        <w:t>While achieving cryptographic agility is more challenging than PQC readiness, it is crucial for future-proofing blockchain systems.</w:t>
      </w:r>
    </w:p>
    <w:p w14:paraId="65FA45DF" w14:textId="77777777" w:rsidR="0038747F" w:rsidRDefault="00000000">
      <w:pPr>
        <w:pStyle w:val="Compact"/>
        <w:numPr>
          <w:ilvl w:val="1"/>
          <w:numId w:val="14"/>
        </w:numPr>
      </w:pPr>
      <w:r>
        <w:t>The competition should explore mechanisms that support various policies and are flexible enough to adapt to new threats.</w:t>
      </w:r>
    </w:p>
    <w:p w14:paraId="4D575806" w14:textId="77777777" w:rsidR="0038747F" w:rsidRDefault="00000000">
      <w:pPr>
        <w:pStyle w:val="Compact"/>
        <w:numPr>
          <w:ilvl w:val="0"/>
          <w:numId w:val="8"/>
        </w:numPr>
      </w:pPr>
      <w:r>
        <w:rPr>
          <w:b/>
          <w:bCs/>
        </w:rPr>
        <w:t>Evaluation Test</w:t>
      </w:r>
    </w:p>
    <w:p w14:paraId="2AD8BA1E" w14:textId="77777777" w:rsidR="0038747F" w:rsidRDefault="00000000">
      <w:pPr>
        <w:pStyle w:val="Compact"/>
        <w:numPr>
          <w:ilvl w:val="1"/>
          <w:numId w:val="15"/>
        </w:numPr>
      </w:pPr>
      <w:r>
        <w:t>The Japanese government will provide some budget to set up evaluation nodes.</w:t>
      </w:r>
    </w:p>
    <w:p w14:paraId="5768E5DE" w14:textId="77777777" w:rsidR="0038747F" w:rsidRDefault="00000000">
      <w:pPr>
        <w:pStyle w:val="Compact"/>
        <w:numPr>
          <w:ilvl w:val="1"/>
          <w:numId w:val="15"/>
        </w:numPr>
      </w:pPr>
      <w:r>
        <w:t>Initially, the plan is to set up 10 nodes for a six-month period.</w:t>
      </w:r>
    </w:p>
    <w:p w14:paraId="6E474EBC" w14:textId="77777777" w:rsidR="0038747F" w:rsidRDefault="00000000">
      <w:pPr>
        <w:pStyle w:val="Compact"/>
        <w:numPr>
          <w:ilvl w:val="1"/>
          <w:numId w:val="15"/>
        </w:numPr>
      </w:pPr>
      <w:r>
        <w:t>Additional nodes can be added through collaboration with other organizations.</w:t>
      </w:r>
    </w:p>
    <w:p w14:paraId="40A48160" w14:textId="77777777" w:rsidR="0038747F" w:rsidRDefault="00000000">
      <w:pPr>
        <w:pStyle w:val="Compact"/>
        <w:numPr>
          <w:ilvl w:val="1"/>
          <w:numId w:val="15"/>
        </w:numPr>
      </w:pPr>
      <w:r>
        <w:t>Determine the appropriate number of nodes to ensure a fair and representative evaluation.</w:t>
      </w:r>
    </w:p>
    <w:p w14:paraId="02041C1E" w14:textId="77777777" w:rsidR="0038747F" w:rsidRDefault="00000000">
      <w:pPr>
        <w:pStyle w:val="Compact"/>
        <w:numPr>
          <w:ilvl w:val="0"/>
          <w:numId w:val="8"/>
        </w:numPr>
      </w:pPr>
      <w:r>
        <w:rPr>
          <w:b/>
          <w:bCs/>
        </w:rPr>
        <w:t>Call for Papers</w:t>
      </w:r>
    </w:p>
    <w:p w14:paraId="72B74F03" w14:textId="77777777" w:rsidR="0038747F" w:rsidRDefault="00000000">
      <w:pPr>
        <w:pStyle w:val="Compact"/>
        <w:numPr>
          <w:ilvl w:val="1"/>
          <w:numId w:val="16"/>
        </w:numPr>
      </w:pPr>
      <w:r>
        <w:t>The call for papers will address various aspects of PQC migration, including technical proposals, governance models, and policy considerations.</w:t>
      </w:r>
    </w:p>
    <w:p w14:paraId="7D5F150F" w14:textId="77777777" w:rsidR="0038747F" w:rsidRDefault="00000000">
      <w:pPr>
        <w:pStyle w:val="Compact"/>
        <w:numPr>
          <w:ilvl w:val="1"/>
          <w:numId w:val="16"/>
        </w:numPr>
      </w:pPr>
      <w:r>
        <w:t>Submissions should be encouraged from global participants to gather diverse perspectives and solutions.</w:t>
      </w:r>
    </w:p>
    <w:p w14:paraId="43B7D1AA" w14:textId="77777777" w:rsidR="0038747F" w:rsidRDefault="00000000">
      <w:pPr>
        <w:pStyle w:val="Compact"/>
        <w:numPr>
          <w:ilvl w:val="1"/>
          <w:numId w:val="16"/>
        </w:numPr>
      </w:pPr>
      <w:r>
        <w:t>The symposium in October will provide a platform to discuss and advance the competition’s progress.</w:t>
      </w:r>
    </w:p>
    <w:p w14:paraId="7DF35247" w14:textId="77777777" w:rsidR="0038747F" w:rsidRDefault="00000000">
      <w:pPr>
        <w:pStyle w:val="Compact"/>
        <w:numPr>
          <w:ilvl w:val="0"/>
          <w:numId w:val="8"/>
        </w:numPr>
      </w:pPr>
      <w:r>
        <w:rPr>
          <w:b/>
          <w:bCs/>
        </w:rPr>
        <w:t>Next Steps</w:t>
      </w:r>
    </w:p>
    <w:p w14:paraId="7AA860BB" w14:textId="77777777" w:rsidR="0038747F" w:rsidRDefault="00000000">
      <w:pPr>
        <w:pStyle w:val="Compact"/>
        <w:numPr>
          <w:ilvl w:val="1"/>
          <w:numId w:val="17"/>
        </w:numPr>
      </w:pPr>
      <w:r>
        <w:t>Finalize the number of nodes needed for the evaluation test.</w:t>
      </w:r>
    </w:p>
    <w:p w14:paraId="2893D833" w14:textId="77777777" w:rsidR="0038747F" w:rsidRDefault="00000000">
      <w:pPr>
        <w:pStyle w:val="Compact"/>
        <w:numPr>
          <w:ilvl w:val="1"/>
          <w:numId w:val="17"/>
        </w:numPr>
      </w:pPr>
      <w:r>
        <w:t>Collaborate with other organizations to secure additional nodes.</w:t>
      </w:r>
    </w:p>
    <w:p w14:paraId="4AD9F684" w14:textId="77777777" w:rsidR="0038747F" w:rsidRDefault="00000000">
      <w:pPr>
        <w:pStyle w:val="Compact"/>
        <w:numPr>
          <w:ilvl w:val="1"/>
          <w:numId w:val="17"/>
        </w:numPr>
      </w:pPr>
      <w:r>
        <w:t>Socialize the call for papers and encourage submissions from global participants.</w:t>
      </w:r>
    </w:p>
    <w:p w14:paraId="26D30590" w14:textId="77777777" w:rsidR="0038747F" w:rsidRDefault="00000000">
      <w:pPr>
        <w:pStyle w:val="Compact"/>
        <w:numPr>
          <w:ilvl w:val="1"/>
          <w:numId w:val="17"/>
        </w:numPr>
      </w:pPr>
      <w:r>
        <w:t>Prepare for the symposium in October to finalize the scope and criteria of the competition.</w:t>
      </w:r>
    </w:p>
    <w:p w14:paraId="08893677" w14:textId="62A7F8D5" w:rsidR="0038747F" w:rsidDel="00CA78B6" w:rsidRDefault="00000000">
      <w:pPr>
        <w:pStyle w:val="Compact"/>
        <w:numPr>
          <w:ilvl w:val="0"/>
          <w:numId w:val="8"/>
        </w:numPr>
        <w:rPr>
          <w:del w:id="10" w:author="Fukuda, Kigen" w:date="2026-04-01T15:31:00Z"/>
        </w:rPr>
      </w:pPr>
      <w:del w:id="11" w:author="Fukuda, Kigen" w:date="2026-04-01T15:31:00Z">
        <w:r w:rsidDel="00CA78B6">
          <w:rPr>
            <w:b/>
            <w:bCs/>
          </w:rPr>
          <w:delText>Personhood Paper</w:delText>
        </w:r>
      </w:del>
    </w:p>
    <w:p w14:paraId="12FB1BD8" w14:textId="20EF2F3D" w:rsidR="0038747F" w:rsidDel="00CA78B6" w:rsidRDefault="00000000">
      <w:pPr>
        <w:pStyle w:val="Compact"/>
        <w:numPr>
          <w:ilvl w:val="1"/>
          <w:numId w:val="18"/>
        </w:numPr>
        <w:rPr>
          <w:del w:id="12" w:author="Fukuda, Kigen" w:date="2026-04-01T15:31:00Z"/>
        </w:rPr>
      </w:pPr>
      <w:del w:id="13" w:author="Fukuda, Kigen" w:date="2026-04-01T15:31:00Z">
        <w:r w:rsidDel="00CA78B6">
          <w:delText>The meeting did not explicitly discuss a “Personhood Paper,” but it is important to note that discussions on personhood, identity, and related ethical considerations could be relevant to future workshops or papers within the broader context of blockchain and PQC.</w:delText>
        </w:r>
      </w:del>
    </w:p>
    <w:p w14:paraId="4667F22E" w14:textId="3790866F" w:rsidR="0038747F" w:rsidDel="00CA78B6" w:rsidRDefault="00000000">
      <w:pPr>
        <w:pStyle w:val="Compact"/>
        <w:numPr>
          <w:ilvl w:val="0"/>
          <w:numId w:val="8"/>
        </w:numPr>
        <w:rPr>
          <w:del w:id="14" w:author="Fukuda, Kigen" w:date="2026-04-01T15:31:00Z"/>
        </w:rPr>
      </w:pPr>
      <w:del w:id="15" w:author="Fukuda, Kigen" w:date="2026-04-01T15:31:00Z">
        <w:r w:rsidDel="00CA78B6">
          <w:rPr>
            <w:b/>
            <w:bCs/>
          </w:rPr>
          <w:delText>Taxonomy of Harms</w:delText>
        </w:r>
      </w:del>
    </w:p>
    <w:p w14:paraId="1CC297D8" w14:textId="1F56C470" w:rsidR="0038747F" w:rsidDel="00CA78B6" w:rsidRDefault="00000000">
      <w:pPr>
        <w:pStyle w:val="Compact"/>
        <w:numPr>
          <w:ilvl w:val="1"/>
          <w:numId w:val="19"/>
        </w:numPr>
        <w:rPr>
          <w:del w:id="16" w:author="Fukuda, Kigen" w:date="2026-04-01T15:31:00Z"/>
        </w:rPr>
      </w:pPr>
      <w:del w:id="17" w:author="Fukuda, Kigen" w:date="2026-04-01T15:31:00Z">
        <w:r w:rsidDel="00CA78B6">
          <w:delText>The meeting did not explicitly discuss a “Taxonomy of Harms” or FASE, but these concepts are crucial for understanding and mitigating risks in the transition to post-quantum cryptography. Future discussions should consider categorizing potential harms and developing strategies to address them.</w:delText>
        </w:r>
      </w:del>
    </w:p>
    <w:p w14:paraId="7047F7BB" w14:textId="77777777" w:rsidR="0038747F" w:rsidRDefault="00000000">
      <w:pPr>
        <w:pStyle w:val="Compact"/>
        <w:numPr>
          <w:ilvl w:val="0"/>
          <w:numId w:val="8"/>
        </w:numPr>
      </w:pPr>
      <w:r>
        <w:rPr>
          <w:b/>
          <w:bCs/>
        </w:rPr>
        <w:t>Understanding is Key</w:t>
      </w:r>
    </w:p>
    <w:p w14:paraId="13F7BEF7" w14:textId="77777777" w:rsidR="0038747F" w:rsidRDefault="00000000">
      <w:pPr>
        <w:pStyle w:val="Compact"/>
        <w:numPr>
          <w:ilvl w:val="1"/>
          <w:numId w:val="20"/>
        </w:numPr>
      </w:pPr>
      <w:r>
        <w:t>The meeting emphasized the importance of clear communication and understanding among participants.</w:t>
      </w:r>
    </w:p>
    <w:p w14:paraId="2265D124" w14:textId="77777777" w:rsidR="0038747F" w:rsidRDefault="00000000">
      <w:pPr>
        <w:pStyle w:val="Compact"/>
        <w:numPr>
          <w:ilvl w:val="1"/>
          <w:numId w:val="20"/>
        </w:numPr>
      </w:pPr>
      <w:r>
        <w:t>Proverbs and wisdom from various cultures, such as the one related to Zcash, highlight the need for transparency and collaboration in blockchain and PQC initiatives.</w:t>
      </w:r>
    </w:p>
    <w:p w14:paraId="37150987" w14:textId="77777777" w:rsidR="0038747F" w:rsidRDefault="00000000">
      <w:pPr>
        <w:pStyle w:val="Heading2"/>
      </w:pPr>
      <w:bookmarkStart w:id="18" w:name="action-items-and-next-steps"/>
      <w:bookmarkEnd w:id="7"/>
      <w:r>
        <w:t>Action Items and Next Steps</w:t>
      </w:r>
    </w:p>
    <w:p w14:paraId="3D1B4367" w14:textId="77777777" w:rsidR="0038747F" w:rsidRDefault="00000000">
      <w:pPr>
        <w:pStyle w:val="Compact"/>
        <w:numPr>
          <w:ilvl w:val="0"/>
          <w:numId w:val="21"/>
        </w:numPr>
      </w:pPr>
      <w:r>
        <w:rPr>
          <w:b/>
          <w:bCs/>
        </w:rPr>
        <w:t>Call for Papers Preparation</w:t>
      </w:r>
      <w:r>
        <w:t>:</w:t>
      </w:r>
    </w:p>
    <w:p w14:paraId="59F5AB92" w14:textId="77777777" w:rsidR="0038747F" w:rsidRDefault="00000000">
      <w:pPr>
        <w:pStyle w:val="Compact"/>
        <w:numPr>
          <w:ilvl w:val="1"/>
          <w:numId w:val="22"/>
        </w:numPr>
      </w:pPr>
      <w:r>
        <w:t>Prepare and publish the call for papers by early August.</w:t>
      </w:r>
    </w:p>
    <w:p w14:paraId="40C3E21F" w14:textId="77777777" w:rsidR="0038747F" w:rsidRDefault="00000000">
      <w:pPr>
        <w:pStyle w:val="Compact"/>
        <w:numPr>
          <w:ilvl w:val="1"/>
          <w:numId w:val="22"/>
        </w:numPr>
      </w:pPr>
      <w:r>
        <w:t>Set a deadline for submissions in late August.</w:t>
      </w:r>
    </w:p>
    <w:p w14:paraId="35C6902F" w14:textId="77777777" w:rsidR="0038747F" w:rsidRDefault="00000000">
      <w:pPr>
        <w:pStyle w:val="Compact"/>
        <w:numPr>
          <w:ilvl w:val="0"/>
          <w:numId w:val="21"/>
        </w:numPr>
      </w:pPr>
      <w:r>
        <w:rPr>
          <w:b/>
          <w:bCs/>
        </w:rPr>
        <w:t>Symposium Organization</w:t>
      </w:r>
      <w:r>
        <w:t>:</w:t>
      </w:r>
    </w:p>
    <w:p w14:paraId="1D963B82" w14:textId="77777777" w:rsidR="0038747F" w:rsidRDefault="00000000">
      <w:pPr>
        <w:pStyle w:val="Compact"/>
        <w:numPr>
          <w:ilvl w:val="1"/>
          <w:numId w:val="23"/>
        </w:numPr>
      </w:pPr>
      <w:r>
        <w:t>Finalize details for the blockchain workshop symposium in October.</w:t>
      </w:r>
    </w:p>
    <w:p w14:paraId="2775BB4D" w14:textId="77777777" w:rsidR="0038747F" w:rsidRDefault="00000000">
      <w:pPr>
        <w:pStyle w:val="Compact"/>
        <w:numPr>
          <w:ilvl w:val="1"/>
          <w:numId w:val="23"/>
        </w:numPr>
      </w:pPr>
      <w:r>
        <w:t>Ensure the event is promoted to attract international participation.</w:t>
      </w:r>
    </w:p>
    <w:p w14:paraId="6A9F40FA" w14:textId="77777777" w:rsidR="0038747F" w:rsidRDefault="00000000">
      <w:pPr>
        <w:pStyle w:val="Compact"/>
        <w:numPr>
          <w:ilvl w:val="0"/>
          <w:numId w:val="21"/>
        </w:numPr>
      </w:pPr>
      <w:r>
        <w:rPr>
          <w:b/>
          <w:bCs/>
        </w:rPr>
        <w:lastRenderedPageBreak/>
        <w:t>Testbed Setup</w:t>
      </w:r>
      <w:r>
        <w:t>:</w:t>
      </w:r>
    </w:p>
    <w:p w14:paraId="7A8CA603" w14:textId="77777777" w:rsidR="0038747F" w:rsidRDefault="00000000">
      <w:pPr>
        <w:pStyle w:val="Compact"/>
        <w:numPr>
          <w:ilvl w:val="1"/>
          <w:numId w:val="24"/>
        </w:numPr>
      </w:pPr>
      <w:r>
        <w:t>Determine the number of nodes required for a fair evaluation.</w:t>
      </w:r>
    </w:p>
    <w:p w14:paraId="00C9B036" w14:textId="77777777" w:rsidR="0038747F" w:rsidRDefault="00000000">
      <w:pPr>
        <w:pStyle w:val="Compact"/>
        <w:numPr>
          <w:ilvl w:val="1"/>
          <w:numId w:val="24"/>
        </w:numPr>
      </w:pPr>
      <w:r>
        <w:t>Secure funding and collaboration from various organizations to set up the testbed.</w:t>
      </w:r>
    </w:p>
    <w:p w14:paraId="5479C97A" w14:textId="77777777" w:rsidR="0038747F" w:rsidRDefault="00000000">
      <w:pPr>
        <w:pStyle w:val="Compact"/>
        <w:numPr>
          <w:ilvl w:val="0"/>
          <w:numId w:val="21"/>
        </w:numPr>
      </w:pPr>
      <w:r>
        <w:rPr>
          <w:b/>
          <w:bCs/>
        </w:rPr>
        <w:t>Node Collaboration</w:t>
      </w:r>
      <w:r>
        <w:t>:</w:t>
      </w:r>
    </w:p>
    <w:p w14:paraId="5F33408F" w14:textId="77777777" w:rsidR="0038747F" w:rsidRDefault="00000000">
      <w:pPr>
        <w:pStyle w:val="Compact"/>
        <w:numPr>
          <w:ilvl w:val="1"/>
          <w:numId w:val="25"/>
        </w:numPr>
      </w:pPr>
      <w:r>
        <w:t>Engage with entities like the Ethereum Foundation to contribute nodes.</w:t>
      </w:r>
    </w:p>
    <w:p w14:paraId="4C40A130" w14:textId="77777777" w:rsidR="0038747F" w:rsidRDefault="00000000">
      <w:pPr>
        <w:pStyle w:val="Compact"/>
        <w:numPr>
          <w:ilvl w:val="1"/>
          <w:numId w:val="25"/>
        </w:numPr>
      </w:pPr>
      <w:r>
        <w:t>Ensure the testbed is globally distributed to accurately represent blockchain networks.</w:t>
      </w:r>
    </w:p>
    <w:p w14:paraId="66749636" w14:textId="77777777" w:rsidR="0038747F" w:rsidRDefault="00000000">
      <w:pPr>
        <w:pStyle w:val="Compact"/>
        <w:numPr>
          <w:ilvl w:val="0"/>
          <w:numId w:val="21"/>
        </w:numPr>
      </w:pPr>
      <w:r>
        <w:rPr>
          <w:b/>
          <w:bCs/>
        </w:rPr>
        <w:t>Input Collection</w:t>
      </w:r>
      <w:r>
        <w:t>:</w:t>
      </w:r>
    </w:p>
    <w:p w14:paraId="21B3856A" w14:textId="77777777" w:rsidR="0038747F" w:rsidRDefault="00000000">
      <w:pPr>
        <w:pStyle w:val="Compact"/>
        <w:numPr>
          <w:ilvl w:val="1"/>
          <w:numId w:val="26"/>
        </w:numPr>
      </w:pPr>
      <w:r>
        <w:t>Collect input on node requirements and competition scope via email or discourse channels.</w:t>
      </w:r>
    </w:p>
    <w:p w14:paraId="7F11E748" w14:textId="77777777" w:rsidR="0038747F" w:rsidRDefault="00000000">
      <w:pPr>
        <w:pStyle w:val="Compact"/>
        <w:numPr>
          <w:ilvl w:val="1"/>
          <w:numId w:val="26"/>
        </w:numPr>
      </w:pPr>
      <w:r>
        <w:t>Provide updates and feedback to participants regularly.</w:t>
      </w:r>
    </w:p>
    <w:p w14:paraId="6CE2A2B3" w14:textId="77777777" w:rsidR="0038747F" w:rsidRDefault="00000000">
      <w:pPr>
        <w:pStyle w:val="Heading3"/>
      </w:pPr>
      <w:bookmarkStart w:id="19" w:name="discussion-points"/>
      <w:r>
        <w:t>Discussion Points</w:t>
      </w:r>
    </w:p>
    <w:p w14:paraId="4D889C4C" w14:textId="77777777" w:rsidR="0038747F" w:rsidRDefault="00000000">
      <w:pPr>
        <w:pStyle w:val="Compact"/>
        <w:numPr>
          <w:ilvl w:val="0"/>
          <w:numId w:val="27"/>
        </w:numPr>
      </w:pPr>
      <w:r>
        <w:rPr>
          <w:b/>
          <w:bCs/>
        </w:rPr>
        <w:t>Governance vs. Technical Solutions</w:t>
      </w:r>
      <w:r>
        <w:t>:</w:t>
      </w:r>
    </w:p>
    <w:p w14:paraId="0CE0DF69" w14:textId="77777777" w:rsidR="0038747F" w:rsidRDefault="00000000">
      <w:pPr>
        <w:pStyle w:val="Compact"/>
        <w:numPr>
          <w:ilvl w:val="1"/>
          <w:numId w:val="28"/>
        </w:numPr>
      </w:pPr>
      <w:r>
        <w:t>The need to balance governance mechanisms with technical solutions in the competition was emphasized.</w:t>
      </w:r>
    </w:p>
    <w:p w14:paraId="29E783C8" w14:textId="77777777" w:rsidR="0038747F" w:rsidRDefault="00000000">
      <w:pPr>
        <w:pStyle w:val="Compact"/>
        <w:numPr>
          <w:ilvl w:val="1"/>
          <w:numId w:val="28"/>
        </w:numPr>
      </w:pPr>
      <w:r>
        <w:t>Participants discussed whether the focus should be solely on PQC migration or include broader crypto agility considerations.</w:t>
      </w:r>
    </w:p>
    <w:p w14:paraId="31B751D2" w14:textId="77777777" w:rsidR="0038747F" w:rsidRDefault="00000000">
      <w:pPr>
        <w:pStyle w:val="Compact"/>
        <w:numPr>
          <w:ilvl w:val="0"/>
          <w:numId w:val="27"/>
        </w:numPr>
      </w:pPr>
      <w:r>
        <w:rPr>
          <w:b/>
          <w:bCs/>
        </w:rPr>
        <w:t>PQC Signature Schemes</w:t>
      </w:r>
      <w:r>
        <w:t>:</w:t>
      </w:r>
    </w:p>
    <w:p w14:paraId="60CAA7AD" w14:textId="77777777" w:rsidR="0038747F" w:rsidRDefault="00000000">
      <w:pPr>
        <w:pStyle w:val="Compact"/>
        <w:numPr>
          <w:ilvl w:val="1"/>
          <w:numId w:val="29"/>
        </w:numPr>
      </w:pPr>
      <w:r>
        <w:t>The assumption that NIST-certified post-quantum signatures are already available and do not need reinvention.</w:t>
      </w:r>
    </w:p>
    <w:p w14:paraId="598F6F23" w14:textId="77777777" w:rsidR="0038747F" w:rsidRDefault="00000000">
      <w:pPr>
        <w:pStyle w:val="Compact"/>
        <w:numPr>
          <w:ilvl w:val="1"/>
          <w:numId w:val="29"/>
        </w:numPr>
      </w:pPr>
      <w:r>
        <w:t>Discussion on how to effectively incorporate these schemes into blockchain systems.</w:t>
      </w:r>
    </w:p>
    <w:p w14:paraId="6EA78301" w14:textId="77777777" w:rsidR="0038747F" w:rsidRDefault="00000000">
      <w:pPr>
        <w:pStyle w:val="Compact"/>
        <w:numPr>
          <w:ilvl w:val="0"/>
          <w:numId w:val="27"/>
        </w:numPr>
      </w:pPr>
      <w:r>
        <w:rPr>
          <w:b/>
          <w:bCs/>
        </w:rPr>
        <w:t>Short-term vs. Long-term Solutions</w:t>
      </w:r>
      <w:r>
        <w:t>:</w:t>
      </w:r>
    </w:p>
    <w:p w14:paraId="2B59AFC8" w14:textId="77777777" w:rsidR="0038747F" w:rsidRDefault="00000000">
      <w:pPr>
        <w:pStyle w:val="Compact"/>
        <w:numPr>
          <w:ilvl w:val="1"/>
          <w:numId w:val="30"/>
        </w:numPr>
      </w:pPr>
      <w:r>
        <w:t>Consideration of both short-term and long-term effectiveness in PQC solutions.</w:t>
      </w:r>
    </w:p>
    <w:p w14:paraId="2AB94D38" w14:textId="77777777" w:rsidR="0038747F" w:rsidRDefault="00000000">
      <w:pPr>
        <w:pStyle w:val="Compact"/>
        <w:numPr>
          <w:ilvl w:val="1"/>
          <w:numId w:val="30"/>
        </w:numPr>
      </w:pPr>
      <w:r>
        <w:t>The importance of rewarding practical, short-term solutions while also supporting more complex, long-term strategies.</w:t>
      </w:r>
    </w:p>
    <w:p w14:paraId="21D434B6" w14:textId="77777777" w:rsidR="0038747F" w:rsidRDefault="00000000">
      <w:pPr>
        <w:pStyle w:val="Compact"/>
        <w:numPr>
          <w:ilvl w:val="0"/>
          <w:numId w:val="27"/>
        </w:numPr>
      </w:pPr>
      <w:r>
        <w:rPr>
          <w:b/>
          <w:bCs/>
        </w:rPr>
        <w:t>Policy and Mechanism Support</w:t>
      </w:r>
      <w:r>
        <w:t>:</w:t>
      </w:r>
    </w:p>
    <w:p w14:paraId="64F6FC03" w14:textId="77777777" w:rsidR="0038747F" w:rsidRDefault="00000000">
      <w:pPr>
        <w:pStyle w:val="Compact"/>
        <w:numPr>
          <w:ilvl w:val="1"/>
          <w:numId w:val="31"/>
        </w:numPr>
      </w:pPr>
      <w:r>
        <w:t>The role of policy and mechanism design in supporting various blockchain protocols and policies.</w:t>
      </w:r>
    </w:p>
    <w:p w14:paraId="722EED62" w14:textId="77777777" w:rsidR="0038747F" w:rsidRDefault="00000000">
      <w:pPr>
        <w:pStyle w:val="Compact"/>
        <w:numPr>
          <w:ilvl w:val="1"/>
          <w:numId w:val="31"/>
        </w:numPr>
      </w:pPr>
      <w:r>
        <w:t>Discussion on the range of policies that should be supported or accepted for the competition.</w:t>
      </w:r>
    </w:p>
    <w:p w14:paraId="0D55B0D5" w14:textId="77777777" w:rsidR="0038747F" w:rsidRDefault="00000000">
      <w:pPr>
        <w:pStyle w:val="Compact"/>
        <w:numPr>
          <w:ilvl w:val="0"/>
          <w:numId w:val="27"/>
        </w:numPr>
      </w:pPr>
      <w:r>
        <w:rPr>
          <w:b/>
          <w:bCs/>
        </w:rPr>
        <w:t>Testbed Evaluation</w:t>
      </w:r>
      <w:r>
        <w:t>:</w:t>
      </w:r>
    </w:p>
    <w:p w14:paraId="2B6D81F8" w14:textId="77777777" w:rsidR="0038747F" w:rsidRDefault="00000000">
      <w:pPr>
        <w:pStyle w:val="Compact"/>
        <w:numPr>
          <w:ilvl w:val="1"/>
          <w:numId w:val="32"/>
        </w:numPr>
      </w:pPr>
      <w:r>
        <w:t>The importance of a globally distributed testbed to accurately evaluate PQC migration.</w:t>
      </w:r>
    </w:p>
    <w:p w14:paraId="231FCF7A" w14:textId="77777777" w:rsidR="0038747F" w:rsidRDefault="00000000">
      <w:pPr>
        <w:pStyle w:val="Compact"/>
        <w:numPr>
          <w:ilvl w:val="1"/>
          <w:numId w:val="32"/>
        </w:numPr>
      </w:pPr>
      <w:r>
        <w:t>Budget constraints and the need for collaboration to secure sufficient nodes.</w:t>
      </w:r>
    </w:p>
    <w:p w14:paraId="166740A2" w14:textId="0E0BABC5" w:rsidR="0038747F" w:rsidDel="00981E49" w:rsidRDefault="00000000">
      <w:pPr>
        <w:pStyle w:val="Heading3"/>
        <w:rPr>
          <w:del w:id="20" w:author="Fukuda, Kigen" w:date="2026-04-01T15:34:00Z"/>
        </w:rPr>
      </w:pPr>
      <w:bookmarkStart w:id="21" w:name="attendees"/>
      <w:bookmarkEnd w:id="19"/>
      <w:del w:id="22" w:author="Fukuda, Kigen" w:date="2026-04-01T15:34:00Z">
        <w:r w:rsidDel="00981E49">
          <w:delText>Attendees</w:delText>
        </w:r>
      </w:del>
    </w:p>
    <w:p w14:paraId="12273B01" w14:textId="76467B0C" w:rsidR="0038747F" w:rsidDel="00981E49" w:rsidRDefault="00000000">
      <w:pPr>
        <w:pStyle w:val="Compact"/>
        <w:numPr>
          <w:ilvl w:val="0"/>
          <w:numId w:val="33"/>
        </w:numPr>
        <w:rPr>
          <w:del w:id="23" w:author="Fukuda, Kigen" w:date="2026-04-01T15:34:00Z"/>
        </w:rPr>
      </w:pPr>
      <w:del w:id="24" w:author="Fukuda, Kigen" w:date="2026-04-01T15:34:00Z">
        <w:r w:rsidDel="00981E49">
          <w:delText>Ito-san</w:delText>
        </w:r>
      </w:del>
    </w:p>
    <w:p w14:paraId="060F5907" w14:textId="49B9FA0C" w:rsidR="0038747F" w:rsidDel="00981E49" w:rsidRDefault="00000000">
      <w:pPr>
        <w:pStyle w:val="Compact"/>
        <w:numPr>
          <w:ilvl w:val="0"/>
          <w:numId w:val="33"/>
        </w:numPr>
        <w:rPr>
          <w:del w:id="25" w:author="Fukuda, Kigen" w:date="2026-04-01T15:34:00Z"/>
        </w:rPr>
      </w:pPr>
      <w:del w:id="26" w:author="Fukuda, Kigen" w:date="2026-04-01T15:34:00Z">
        <w:r w:rsidDel="00981E49">
          <w:delText>Suga-san (Organizer of the Blockchain Workshop)</w:delText>
        </w:r>
      </w:del>
    </w:p>
    <w:p w14:paraId="15D715D9" w14:textId="068519EF" w:rsidR="0038747F" w:rsidDel="00981E49" w:rsidRDefault="00000000">
      <w:pPr>
        <w:pStyle w:val="Compact"/>
        <w:numPr>
          <w:ilvl w:val="0"/>
          <w:numId w:val="33"/>
        </w:numPr>
        <w:rPr>
          <w:del w:id="27" w:author="Fukuda, Kigen" w:date="2026-04-01T15:34:00Z"/>
        </w:rPr>
      </w:pPr>
      <w:del w:id="28" w:author="Fukuda, Kigen" w:date="2026-04-01T15:34:00Z">
        <w:r w:rsidDel="00981E49">
          <w:delText>Keegan (</w:delText>
        </w:r>
      </w:del>
      <w:del w:id="29" w:author="Fukuda, Kigen" w:date="2026-04-01T15:33:00Z">
        <w:r w:rsidDel="00981E49">
          <w:delText>Ethereum Foundation</w:delText>
        </w:r>
      </w:del>
      <w:del w:id="30" w:author="Fukuda, Kigen" w:date="2026-04-01T15:34:00Z">
        <w:r w:rsidDel="00981E49">
          <w:delText>)</w:delText>
        </w:r>
      </w:del>
    </w:p>
    <w:p w14:paraId="776DD110" w14:textId="395CC41A" w:rsidR="0038747F" w:rsidDel="00981E49" w:rsidRDefault="00000000">
      <w:pPr>
        <w:pStyle w:val="Compact"/>
        <w:numPr>
          <w:ilvl w:val="0"/>
          <w:numId w:val="33"/>
        </w:numPr>
        <w:rPr>
          <w:del w:id="31" w:author="Fukuda, Kigen" w:date="2026-04-01T15:34:00Z"/>
        </w:rPr>
      </w:pPr>
      <w:del w:id="32" w:author="Fukuda, Kigen" w:date="2026-04-01T15:34:00Z">
        <w:r w:rsidDel="00981E49">
          <w:delText>Andy (Remote Participant, NIST)</w:delText>
        </w:r>
      </w:del>
    </w:p>
    <w:p w14:paraId="4AFA4B99" w14:textId="149A64CA" w:rsidR="0038747F" w:rsidDel="00981E49" w:rsidRDefault="00000000">
      <w:pPr>
        <w:pStyle w:val="Compact"/>
        <w:numPr>
          <w:ilvl w:val="0"/>
          <w:numId w:val="33"/>
        </w:numPr>
        <w:rPr>
          <w:del w:id="33" w:author="Fukuda, Kigen" w:date="2026-04-01T15:34:00Z"/>
        </w:rPr>
      </w:pPr>
      <w:del w:id="34" w:author="Fukuda, Kigen" w:date="2026-04-01T15:34:00Z">
        <w:r w:rsidDel="00981E49">
          <w:delText>Various other participants from Japanese government, NATO, and global universities.</w:delText>
        </w:r>
      </w:del>
    </w:p>
    <w:p w14:paraId="7F32FEED" w14:textId="1FA66599" w:rsidR="0038747F" w:rsidDel="00981E49" w:rsidRDefault="00000000">
      <w:pPr>
        <w:pStyle w:val="Heading2"/>
        <w:rPr>
          <w:del w:id="35" w:author="Fukuda, Kigen" w:date="2026-04-01T15:34:00Z"/>
        </w:rPr>
      </w:pPr>
      <w:bookmarkStart w:id="36" w:name="detailed-session-summary"/>
      <w:bookmarkEnd w:id="18"/>
      <w:bookmarkEnd w:id="21"/>
      <w:del w:id="37" w:author="Fukuda, Kigen" w:date="2026-04-01T15:34:00Z">
        <w:r w:rsidDel="00981E49">
          <w:delText>Detailed Session Summary</w:delText>
        </w:r>
      </w:del>
    </w:p>
    <w:p w14:paraId="626ABBD6" w14:textId="31DB0A9B" w:rsidR="0038747F" w:rsidDel="00981E49" w:rsidRDefault="00000000">
      <w:pPr>
        <w:pStyle w:val="Compact"/>
        <w:numPr>
          <w:ilvl w:val="0"/>
          <w:numId w:val="34"/>
        </w:numPr>
        <w:rPr>
          <w:del w:id="38" w:author="Fukuda, Kigen" w:date="2026-04-01T15:34:00Z"/>
        </w:rPr>
      </w:pPr>
      <w:del w:id="39" w:author="Fukuda, Kigen" w:date="2026-04-01T15:34:00Z">
        <w:r w:rsidDel="00981E49">
          <w:rPr>
            <w:b/>
            <w:bCs/>
          </w:rPr>
          <w:delText>Call for Papers Preparation</w:delText>
        </w:r>
        <w:r w:rsidDel="00981E49">
          <w:delText>:</w:delText>
        </w:r>
      </w:del>
    </w:p>
    <w:p w14:paraId="33B4F69B" w14:textId="218E77FB" w:rsidR="0038747F" w:rsidDel="00981E49" w:rsidRDefault="00000000">
      <w:pPr>
        <w:pStyle w:val="Compact"/>
        <w:numPr>
          <w:ilvl w:val="1"/>
          <w:numId w:val="35"/>
        </w:numPr>
        <w:rPr>
          <w:del w:id="40" w:author="Fukuda, Kigen" w:date="2026-04-01T15:34:00Z"/>
        </w:rPr>
      </w:pPr>
      <w:del w:id="41" w:author="Fukuda, Kigen" w:date="2026-04-01T15:34:00Z">
        <w:r w:rsidDel="00981E49">
          <w:delText>Prepare and publish the call for papers by early August.</w:delText>
        </w:r>
      </w:del>
    </w:p>
    <w:p w14:paraId="4065676F" w14:textId="47EBF710" w:rsidR="0038747F" w:rsidDel="00981E49" w:rsidRDefault="00000000">
      <w:pPr>
        <w:pStyle w:val="Compact"/>
        <w:numPr>
          <w:ilvl w:val="1"/>
          <w:numId w:val="35"/>
        </w:numPr>
        <w:rPr>
          <w:del w:id="42" w:author="Fukuda, Kigen" w:date="2026-04-01T15:34:00Z"/>
        </w:rPr>
      </w:pPr>
      <w:del w:id="43" w:author="Fukuda, Kigen" w:date="2026-04-01T15:34:00Z">
        <w:r w:rsidDel="00981E49">
          <w:delText>Set a deadline for submissions in late August.</w:delText>
        </w:r>
      </w:del>
    </w:p>
    <w:p w14:paraId="0D3DDFF9" w14:textId="69691714" w:rsidR="0038747F" w:rsidDel="00981E49" w:rsidRDefault="00000000">
      <w:pPr>
        <w:pStyle w:val="Compact"/>
        <w:numPr>
          <w:ilvl w:val="0"/>
          <w:numId w:val="34"/>
        </w:numPr>
        <w:rPr>
          <w:del w:id="44" w:author="Fukuda, Kigen" w:date="2026-04-01T15:34:00Z"/>
        </w:rPr>
      </w:pPr>
      <w:del w:id="45" w:author="Fukuda, Kigen" w:date="2026-04-01T15:34:00Z">
        <w:r w:rsidDel="00981E49">
          <w:rPr>
            <w:b/>
            <w:bCs/>
          </w:rPr>
          <w:delText>Symposium Organization</w:delText>
        </w:r>
        <w:r w:rsidDel="00981E49">
          <w:delText>:</w:delText>
        </w:r>
      </w:del>
    </w:p>
    <w:p w14:paraId="19C61459" w14:textId="50B13180" w:rsidR="0038747F" w:rsidDel="00981E49" w:rsidRDefault="00000000">
      <w:pPr>
        <w:pStyle w:val="Compact"/>
        <w:numPr>
          <w:ilvl w:val="1"/>
          <w:numId w:val="36"/>
        </w:numPr>
        <w:rPr>
          <w:del w:id="46" w:author="Fukuda, Kigen" w:date="2026-04-01T15:34:00Z"/>
        </w:rPr>
      </w:pPr>
      <w:del w:id="47" w:author="Fukuda, Kigen" w:date="2026-04-01T15:34:00Z">
        <w:r w:rsidDel="00981E49">
          <w:delText>Finalize details for the blockchain workshop symposium in October.</w:delText>
        </w:r>
      </w:del>
    </w:p>
    <w:p w14:paraId="5F075958" w14:textId="73027339" w:rsidR="0038747F" w:rsidDel="00981E49" w:rsidRDefault="00000000">
      <w:pPr>
        <w:pStyle w:val="Compact"/>
        <w:numPr>
          <w:ilvl w:val="1"/>
          <w:numId w:val="36"/>
        </w:numPr>
        <w:rPr>
          <w:del w:id="48" w:author="Fukuda, Kigen" w:date="2026-04-01T15:34:00Z"/>
        </w:rPr>
      </w:pPr>
      <w:del w:id="49" w:author="Fukuda, Kigen" w:date="2026-04-01T15:34:00Z">
        <w:r w:rsidDel="00981E49">
          <w:delText>Ensure the event is promoted to attract international participation.</w:delText>
        </w:r>
      </w:del>
    </w:p>
    <w:p w14:paraId="37FB7BF5" w14:textId="793A3F6C" w:rsidR="0038747F" w:rsidDel="00981E49" w:rsidRDefault="00000000">
      <w:pPr>
        <w:pStyle w:val="Compact"/>
        <w:numPr>
          <w:ilvl w:val="0"/>
          <w:numId w:val="34"/>
        </w:numPr>
        <w:rPr>
          <w:del w:id="50" w:author="Fukuda, Kigen" w:date="2026-04-01T15:34:00Z"/>
        </w:rPr>
      </w:pPr>
      <w:del w:id="51" w:author="Fukuda, Kigen" w:date="2026-04-01T15:34:00Z">
        <w:r w:rsidDel="00981E49">
          <w:rPr>
            <w:b/>
            <w:bCs/>
          </w:rPr>
          <w:delText>Testbed Setup</w:delText>
        </w:r>
        <w:r w:rsidDel="00981E49">
          <w:delText>:</w:delText>
        </w:r>
      </w:del>
    </w:p>
    <w:p w14:paraId="45CF2A90" w14:textId="798E68D4" w:rsidR="0038747F" w:rsidDel="00981E49" w:rsidRDefault="00000000">
      <w:pPr>
        <w:pStyle w:val="Compact"/>
        <w:numPr>
          <w:ilvl w:val="1"/>
          <w:numId w:val="37"/>
        </w:numPr>
        <w:rPr>
          <w:del w:id="52" w:author="Fukuda, Kigen" w:date="2026-04-01T15:34:00Z"/>
        </w:rPr>
      </w:pPr>
      <w:del w:id="53" w:author="Fukuda, Kigen" w:date="2026-04-01T15:34:00Z">
        <w:r w:rsidDel="00981E49">
          <w:delText>Determine the number of nodes required for a fair evaluation.</w:delText>
        </w:r>
      </w:del>
    </w:p>
    <w:p w14:paraId="37A0B7DF" w14:textId="4A28DAC9" w:rsidR="0038747F" w:rsidDel="00981E49" w:rsidRDefault="00000000">
      <w:pPr>
        <w:pStyle w:val="Compact"/>
        <w:numPr>
          <w:ilvl w:val="1"/>
          <w:numId w:val="37"/>
        </w:numPr>
        <w:rPr>
          <w:del w:id="54" w:author="Fukuda, Kigen" w:date="2026-04-01T15:34:00Z"/>
        </w:rPr>
      </w:pPr>
      <w:del w:id="55" w:author="Fukuda, Kigen" w:date="2026-04-01T15:34:00Z">
        <w:r w:rsidDel="00981E49">
          <w:delText>Secure funding and collaboration from various organizations to set up the testbed.</w:delText>
        </w:r>
      </w:del>
    </w:p>
    <w:p w14:paraId="2BBAAC85" w14:textId="484492D6" w:rsidR="0038747F" w:rsidDel="00981E49" w:rsidRDefault="00000000">
      <w:pPr>
        <w:pStyle w:val="Compact"/>
        <w:numPr>
          <w:ilvl w:val="0"/>
          <w:numId w:val="34"/>
        </w:numPr>
        <w:rPr>
          <w:del w:id="56" w:author="Fukuda, Kigen" w:date="2026-04-01T15:34:00Z"/>
        </w:rPr>
      </w:pPr>
      <w:del w:id="57" w:author="Fukuda, Kigen" w:date="2026-04-01T15:34:00Z">
        <w:r w:rsidDel="00981E49">
          <w:rPr>
            <w:b/>
            <w:bCs/>
          </w:rPr>
          <w:delText>Node Collaboration</w:delText>
        </w:r>
        <w:r w:rsidDel="00981E49">
          <w:delText>:</w:delText>
        </w:r>
      </w:del>
    </w:p>
    <w:p w14:paraId="3379413C" w14:textId="73EE04A8" w:rsidR="0038747F" w:rsidDel="00981E49" w:rsidRDefault="00000000">
      <w:pPr>
        <w:pStyle w:val="Compact"/>
        <w:numPr>
          <w:ilvl w:val="1"/>
          <w:numId w:val="38"/>
        </w:numPr>
        <w:rPr>
          <w:del w:id="58" w:author="Fukuda, Kigen" w:date="2026-04-01T15:34:00Z"/>
        </w:rPr>
      </w:pPr>
      <w:del w:id="59" w:author="Fukuda, Kigen" w:date="2026-04-01T15:34:00Z">
        <w:r w:rsidDel="00981E49">
          <w:delText>Engage with entities like the Ethereum Foundation to contribute nodes.</w:delText>
        </w:r>
      </w:del>
    </w:p>
    <w:p w14:paraId="4DC8693F" w14:textId="5B55251D" w:rsidR="0038747F" w:rsidDel="00981E49" w:rsidRDefault="00000000">
      <w:pPr>
        <w:pStyle w:val="Compact"/>
        <w:numPr>
          <w:ilvl w:val="1"/>
          <w:numId w:val="38"/>
        </w:numPr>
        <w:rPr>
          <w:del w:id="60" w:author="Fukuda, Kigen" w:date="2026-04-01T15:34:00Z"/>
        </w:rPr>
      </w:pPr>
      <w:del w:id="61" w:author="Fukuda, Kigen" w:date="2026-04-01T15:34:00Z">
        <w:r w:rsidDel="00981E49">
          <w:delText>Ensure the testbed is globally distributed to accurately represent blockchain networks.</w:delText>
        </w:r>
      </w:del>
    </w:p>
    <w:p w14:paraId="1C7A768C" w14:textId="7A688CD9" w:rsidR="0038747F" w:rsidDel="00981E49" w:rsidRDefault="00000000">
      <w:pPr>
        <w:pStyle w:val="Compact"/>
        <w:numPr>
          <w:ilvl w:val="0"/>
          <w:numId w:val="34"/>
        </w:numPr>
        <w:rPr>
          <w:del w:id="62" w:author="Fukuda, Kigen" w:date="2026-04-01T15:34:00Z"/>
        </w:rPr>
      </w:pPr>
      <w:del w:id="63" w:author="Fukuda, Kigen" w:date="2026-04-01T15:34:00Z">
        <w:r w:rsidDel="00981E49">
          <w:rPr>
            <w:b/>
            <w:bCs/>
          </w:rPr>
          <w:delText>Input Collection</w:delText>
        </w:r>
        <w:r w:rsidDel="00981E49">
          <w:delText>:</w:delText>
        </w:r>
      </w:del>
    </w:p>
    <w:p w14:paraId="2122987A" w14:textId="7A82968D" w:rsidR="0038747F" w:rsidDel="00981E49" w:rsidRDefault="00000000">
      <w:pPr>
        <w:pStyle w:val="Compact"/>
        <w:numPr>
          <w:ilvl w:val="1"/>
          <w:numId w:val="39"/>
        </w:numPr>
        <w:rPr>
          <w:del w:id="64" w:author="Fukuda, Kigen" w:date="2026-04-01T15:34:00Z"/>
        </w:rPr>
      </w:pPr>
      <w:del w:id="65" w:author="Fukuda, Kigen" w:date="2026-04-01T15:34:00Z">
        <w:r w:rsidDel="00981E49">
          <w:delText>Collect input on node requirements and competition scope via email or discourse channels.</w:delText>
        </w:r>
      </w:del>
    </w:p>
    <w:p w14:paraId="47403BF7" w14:textId="0B69C1DE" w:rsidR="0038747F" w:rsidDel="00981E49" w:rsidRDefault="00000000">
      <w:pPr>
        <w:pStyle w:val="Compact"/>
        <w:numPr>
          <w:ilvl w:val="1"/>
          <w:numId w:val="39"/>
        </w:numPr>
        <w:rPr>
          <w:del w:id="66" w:author="Fukuda, Kigen" w:date="2026-04-01T15:34:00Z"/>
        </w:rPr>
      </w:pPr>
      <w:del w:id="67" w:author="Fukuda, Kigen" w:date="2026-04-01T15:34:00Z">
        <w:r w:rsidDel="00981E49">
          <w:delText>Provide updates and feedback to participants regularly.</w:delText>
        </w:r>
      </w:del>
    </w:p>
    <w:p w14:paraId="06493CB0" w14:textId="5625BDC7" w:rsidR="0038747F" w:rsidDel="00981E49" w:rsidRDefault="00000000">
      <w:pPr>
        <w:pStyle w:val="Heading3"/>
        <w:rPr>
          <w:del w:id="68" w:author="Fukuda, Kigen" w:date="2026-04-01T15:34:00Z"/>
        </w:rPr>
      </w:pPr>
      <w:bookmarkStart w:id="69" w:name="discussion-points-1"/>
      <w:del w:id="70" w:author="Fukuda, Kigen" w:date="2026-04-01T15:34:00Z">
        <w:r w:rsidDel="00981E49">
          <w:delText>Discussion Points</w:delText>
        </w:r>
      </w:del>
    </w:p>
    <w:p w14:paraId="42A9EA21" w14:textId="66D7CB4C" w:rsidR="0038747F" w:rsidDel="00981E49" w:rsidRDefault="00000000">
      <w:pPr>
        <w:pStyle w:val="Compact"/>
        <w:numPr>
          <w:ilvl w:val="0"/>
          <w:numId w:val="40"/>
        </w:numPr>
        <w:rPr>
          <w:del w:id="71" w:author="Fukuda, Kigen" w:date="2026-04-01T15:34:00Z"/>
        </w:rPr>
      </w:pPr>
      <w:del w:id="72" w:author="Fukuda, Kigen" w:date="2026-04-01T15:34:00Z">
        <w:r w:rsidDel="00981E49">
          <w:rPr>
            <w:b/>
            <w:bCs/>
          </w:rPr>
          <w:delText>Governance vs. Technical Solutions</w:delText>
        </w:r>
        <w:r w:rsidDel="00981E49">
          <w:delText>:</w:delText>
        </w:r>
      </w:del>
    </w:p>
    <w:p w14:paraId="0B87C4B1" w14:textId="15D0E534" w:rsidR="0038747F" w:rsidDel="00981E49" w:rsidRDefault="00000000">
      <w:pPr>
        <w:pStyle w:val="Compact"/>
        <w:numPr>
          <w:ilvl w:val="1"/>
          <w:numId w:val="41"/>
        </w:numPr>
        <w:rPr>
          <w:del w:id="73" w:author="Fukuda, Kigen" w:date="2026-04-01T15:34:00Z"/>
        </w:rPr>
      </w:pPr>
      <w:del w:id="74" w:author="Fukuda, Kigen" w:date="2026-04-01T15:34:00Z">
        <w:r w:rsidDel="00981E49">
          <w:delText>The need to balance governance mechanisms with technical solutions in the competition was emphasized.</w:delText>
        </w:r>
      </w:del>
    </w:p>
    <w:p w14:paraId="72915F76" w14:textId="34B993C4" w:rsidR="0038747F" w:rsidDel="00981E49" w:rsidRDefault="00000000">
      <w:pPr>
        <w:pStyle w:val="Compact"/>
        <w:numPr>
          <w:ilvl w:val="1"/>
          <w:numId w:val="41"/>
        </w:numPr>
        <w:rPr>
          <w:del w:id="75" w:author="Fukuda, Kigen" w:date="2026-04-01T15:34:00Z"/>
        </w:rPr>
      </w:pPr>
      <w:del w:id="76" w:author="Fukuda, Kigen" w:date="2026-04-01T15:34:00Z">
        <w:r w:rsidDel="00981E49">
          <w:delText>Participants discussed whether the focus should be solely on PQC migration or include broader crypto agility considerations.</w:delText>
        </w:r>
      </w:del>
    </w:p>
    <w:p w14:paraId="4E0835AA" w14:textId="57F55DE0" w:rsidR="0038747F" w:rsidDel="00981E49" w:rsidRDefault="00000000">
      <w:pPr>
        <w:pStyle w:val="Compact"/>
        <w:numPr>
          <w:ilvl w:val="0"/>
          <w:numId w:val="40"/>
        </w:numPr>
        <w:rPr>
          <w:del w:id="77" w:author="Fukuda, Kigen" w:date="2026-04-01T15:34:00Z"/>
        </w:rPr>
      </w:pPr>
      <w:del w:id="78" w:author="Fukuda, Kigen" w:date="2026-04-01T15:34:00Z">
        <w:r w:rsidDel="00981E49">
          <w:rPr>
            <w:b/>
            <w:bCs/>
          </w:rPr>
          <w:delText>PQC Signature Schemes</w:delText>
        </w:r>
        <w:r w:rsidDel="00981E49">
          <w:delText>:</w:delText>
        </w:r>
      </w:del>
    </w:p>
    <w:p w14:paraId="2BFFA814" w14:textId="799E3711" w:rsidR="0038747F" w:rsidDel="00981E49" w:rsidRDefault="00000000">
      <w:pPr>
        <w:pStyle w:val="Compact"/>
        <w:numPr>
          <w:ilvl w:val="1"/>
          <w:numId w:val="42"/>
        </w:numPr>
        <w:rPr>
          <w:del w:id="79" w:author="Fukuda, Kigen" w:date="2026-04-01T15:34:00Z"/>
        </w:rPr>
      </w:pPr>
      <w:del w:id="80" w:author="Fukuda, Kigen" w:date="2026-04-01T15:34:00Z">
        <w:r w:rsidDel="00981E49">
          <w:delText>The assumption that NIST-certified post-quantum signatures are already available and do not need reinvention.</w:delText>
        </w:r>
      </w:del>
    </w:p>
    <w:p w14:paraId="09DFE1A2" w14:textId="14CD556F" w:rsidR="0038747F" w:rsidDel="00981E49" w:rsidRDefault="00000000">
      <w:pPr>
        <w:pStyle w:val="Compact"/>
        <w:numPr>
          <w:ilvl w:val="1"/>
          <w:numId w:val="42"/>
        </w:numPr>
        <w:rPr>
          <w:del w:id="81" w:author="Fukuda, Kigen" w:date="2026-04-01T15:34:00Z"/>
        </w:rPr>
      </w:pPr>
      <w:del w:id="82" w:author="Fukuda, Kigen" w:date="2026-04-01T15:34:00Z">
        <w:r w:rsidDel="00981E49">
          <w:delText>Discussion on how to effectively incorporate these schemes into blockchain systems.</w:delText>
        </w:r>
      </w:del>
    </w:p>
    <w:p w14:paraId="6CDFB993" w14:textId="4BB5DB53" w:rsidR="0038747F" w:rsidDel="00981E49" w:rsidRDefault="00000000">
      <w:pPr>
        <w:pStyle w:val="Compact"/>
        <w:numPr>
          <w:ilvl w:val="0"/>
          <w:numId w:val="40"/>
        </w:numPr>
        <w:rPr>
          <w:del w:id="83" w:author="Fukuda, Kigen" w:date="2026-04-01T15:34:00Z"/>
        </w:rPr>
      </w:pPr>
      <w:del w:id="84" w:author="Fukuda, Kigen" w:date="2026-04-01T15:34:00Z">
        <w:r w:rsidDel="00981E49">
          <w:rPr>
            <w:b/>
            <w:bCs/>
          </w:rPr>
          <w:delText>Short-term vs. Long-term Solutions</w:delText>
        </w:r>
        <w:r w:rsidDel="00981E49">
          <w:delText>:</w:delText>
        </w:r>
      </w:del>
    </w:p>
    <w:p w14:paraId="5DDF1F4E" w14:textId="4C856765" w:rsidR="0038747F" w:rsidDel="00981E49" w:rsidRDefault="00000000">
      <w:pPr>
        <w:pStyle w:val="Compact"/>
        <w:numPr>
          <w:ilvl w:val="1"/>
          <w:numId w:val="43"/>
        </w:numPr>
        <w:rPr>
          <w:del w:id="85" w:author="Fukuda, Kigen" w:date="2026-04-01T15:34:00Z"/>
        </w:rPr>
      </w:pPr>
      <w:del w:id="86" w:author="Fukuda, Kigen" w:date="2026-04-01T15:34:00Z">
        <w:r w:rsidDel="00981E49">
          <w:delText>Consideration of both short-term and long-term effectiveness in PQC solutions.</w:delText>
        </w:r>
      </w:del>
    </w:p>
    <w:p w14:paraId="53C0EA8C" w14:textId="0768537A" w:rsidR="0038747F" w:rsidDel="00981E49" w:rsidRDefault="00000000">
      <w:pPr>
        <w:pStyle w:val="Compact"/>
        <w:numPr>
          <w:ilvl w:val="1"/>
          <w:numId w:val="43"/>
        </w:numPr>
        <w:rPr>
          <w:del w:id="87" w:author="Fukuda, Kigen" w:date="2026-04-01T15:34:00Z"/>
        </w:rPr>
      </w:pPr>
      <w:del w:id="88" w:author="Fukuda, Kigen" w:date="2026-04-01T15:34:00Z">
        <w:r w:rsidDel="00981E49">
          <w:delText>The importance of rewarding practical, short-term solutions while also supporting more complex, long-term strategies.</w:delText>
        </w:r>
      </w:del>
    </w:p>
    <w:p w14:paraId="2AF2D653" w14:textId="0A7188FE" w:rsidR="0038747F" w:rsidDel="00981E49" w:rsidRDefault="00000000">
      <w:pPr>
        <w:pStyle w:val="Compact"/>
        <w:numPr>
          <w:ilvl w:val="0"/>
          <w:numId w:val="40"/>
        </w:numPr>
        <w:rPr>
          <w:del w:id="89" w:author="Fukuda, Kigen" w:date="2026-04-01T15:34:00Z"/>
        </w:rPr>
      </w:pPr>
      <w:del w:id="90" w:author="Fukuda, Kigen" w:date="2026-04-01T15:34:00Z">
        <w:r w:rsidDel="00981E49">
          <w:rPr>
            <w:b/>
            <w:bCs/>
          </w:rPr>
          <w:delText>Policy and Mechanism Support</w:delText>
        </w:r>
        <w:r w:rsidDel="00981E49">
          <w:delText>:</w:delText>
        </w:r>
      </w:del>
    </w:p>
    <w:p w14:paraId="41150359" w14:textId="7FC53130" w:rsidR="0038747F" w:rsidDel="00981E49" w:rsidRDefault="00000000">
      <w:pPr>
        <w:pStyle w:val="Compact"/>
        <w:numPr>
          <w:ilvl w:val="1"/>
          <w:numId w:val="44"/>
        </w:numPr>
        <w:rPr>
          <w:del w:id="91" w:author="Fukuda, Kigen" w:date="2026-04-01T15:34:00Z"/>
        </w:rPr>
      </w:pPr>
      <w:del w:id="92" w:author="Fukuda, Kigen" w:date="2026-04-01T15:34:00Z">
        <w:r w:rsidDel="00981E49">
          <w:delText>The role of policy and mechanism design in supporting various blockchain protocols and policies.</w:delText>
        </w:r>
      </w:del>
    </w:p>
    <w:p w14:paraId="5E2E34F6" w14:textId="680C3C60" w:rsidR="0038747F" w:rsidDel="00981E49" w:rsidRDefault="00000000">
      <w:pPr>
        <w:pStyle w:val="Compact"/>
        <w:numPr>
          <w:ilvl w:val="1"/>
          <w:numId w:val="44"/>
        </w:numPr>
        <w:rPr>
          <w:del w:id="93" w:author="Fukuda, Kigen" w:date="2026-04-01T15:34:00Z"/>
        </w:rPr>
      </w:pPr>
      <w:del w:id="94" w:author="Fukuda, Kigen" w:date="2026-04-01T15:34:00Z">
        <w:r w:rsidDel="00981E49">
          <w:delText>Discussion on the range of policies that should be supported or accepted for the competition.</w:delText>
        </w:r>
      </w:del>
    </w:p>
    <w:p w14:paraId="2DB2B415" w14:textId="2414EE06" w:rsidR="0038747F" w:rsidDel="00981E49" w:rsidRDefault="00000000">
      <w:pPr>
        <w:pStyle w:val="Compact"/>
        <w:numPr>
          <w:ilvl w:val="0"/>
          <w:numId w:val="40"/>
        </w:numPr>
        <w:rPr>
          <w:del w:id="95" w:author="Fukuda, Kigen" w:date="2026-04-01T15:34:00Z"/>
        </w:rPr>
      </w:pPr>
      <w:del w:id="96" w:author="Fukuda, Kigen" w:date="2026-04-01T15:34:00Z">
        <w:r w:rsidDel="00981E49">
          <w:rPr>
            <w:b/>
            <w:bCs/>
          </w:rPr>
          <w:delText>Testbed Evaluation</w:delText>
        </w:r>
        <w:r w:rsidDel="00981E49">
          <w:delText>:</w:delText>
        </w:r>
      </w:del>
    </w:p>
    <w:p w14:paraId="3BB366FD" w14:textId="52F38386" w:rsidR="0038747F" w:rsidDel="00981E49" w:rsidRDefault="00000000">
      <w:pPr>
        <w:pStyle w:val="Compact"/>
        <w:numPr>
          <w:ilvl w:val="1"/>
          <w:numId w:val="45"/>
        </w:numPr>
        <w:rPr>
          <w:del w:id="97" w:author="Fukuda, Kigen" w:date="2026-04-01T15:34:00Z"/>
        </w:rPr>
      </w:pPr>
      <w:del w:id="98" w:author="Fukuda, Kigen" w:date="2026-04-01T15:34:00Z">
        <w:r w:rsidDel="00981E49">
          <w:delText>The importance of a globally distributed testbed to accurately evaluate PQC migration.</w:delText>
        </w:r>
      </w:del>
    </w:p>
    <w:p w14:paraId="6C82DE2F" w14:textId="01FA7279" w:rsidR="0038747F" w:rsidDel="00981E49" w:rsidRDefault="00000000">
      <w:pPr>
        <w:pStyle w:val="Compact"/>
        <w:numPr>
          <w:ilvl w:val="1"/>
          <w:numId w:val="45"/>
        </w:numPr>
        <w:rPr>
          <w:del w:id="99" w:author="Fukuda, Kigen" w:date="2026-04-01T15:34:00Z"/>
        </w:rPr>
      </w:pPr>
      <w:del w:id="100" w:author="Fukuda, Kigen" w:date="2026-04-01T15:34:00Z">
        <w:r w:rsidDel="00981E49">
          <w:delText>Budget constraints and the need for collaboration to secure sufficient nodes.</w:delText>
        </w:r>
      </w:del>
    </w:p>
    <w:p w14:paraId="7392AEF3" w14:textId="77777777" w:rsidR="0038747F" w:rsidRDefault="00000000">
      <w:pPr>
        <w:pStyle w:val="Heading3"/>
      </w:pPr>
      <w:bookmarkStart w:id="101" w:name="attendees-1"/>
      <w:bookmarkEnd w:id="69"/>
      <w:r>
        <w:t>Attendees</w:t>
      </w:r>
    </w:p>
    <w:p w14:paraId="5D4EA679" w14:textId="77777777" w:rsidR="0038747F" w:rsidRDefault="00000000">
      <w:pPr>
        <w:pStyle w:val="Compact"/>
        <w:numPr>
          <w:ilvl w:val="0"/>
          <w:numId w:val="46"/>
        </w:numPr>
      </w:pPr>
      <w:r>
        <w:t>Ito-san</w:t>
      </w:r>
    </w:p>
    <w:p w14:paraId="2D555616" w14:textId="77777777" w:rsidR="0038747F" w:rsidRDefault="00000000">
      <w:pPr>
        <w:pStyle w:val="Compact"/>
        <w:numPr>
          <w:ilvl w:val="0"/>
          <w:numId w:val="46"/>
        </w:numPr>
      </w:pPr>
      <w:r>
        <w:t>Suga-san (Organizer of the Blockchain Workshop)</w:t>
      </w:r>
    </w:p>
    <w:p w14:paraId="3DD45392" w14:textId="100D5BCC" w:rsidR="0038747F" w:rsidRDefault="00000000">
      <w:pPr>
        <w:pStyle w:val="Compact"/>
        <w:numPr>
          <w:ilvl w:val="0"/>
          <w:numId w:val="46"/>
        </w:numPr>
      </w:pPr>
      <w:r>
        <w:t>K</w:t>
      </w:r>
      <w:ins w:id="102" w:author="Fukuda, Kigen" w:date="2026-04-01T15:35:00Z">
        <w:r w:rsidR="00981E49">
          <w:t>igen</w:t>
        </w:r>
      </w:ins>
      <w:del w:id="103" w:author="Fukuda, Kigen" w:date="2026-04-01T15:35:00Z">
        <w:r w:rsidDel="00981E49">
          <w:delText>eegan</w:delText>
        </w:r>
      </w:del>
      <w:r>
        <w:t xml:space="preserve"> (</w:t>
      </w:r>
      <w:ins w:id="104" w:author="Fukuda, Kigen" w:date="2026-04-01T15:35:00Z">
        <w:r w:rsidR="00981E49">
          <w:t>Remote Participant, Virginia Tech</w:t>
        </w:r>
      </w:ins>
      <w:del w:id="105" w:author="Fukuda, Kigen" w:date="2026-04-01T15:35:00Z">
        <w:r w:rsidDel="00981E49">
          <w:delText>Ethereum Foundation</w:delText>
        </w:r>
      </w:del>
      <w:r>
        <w:t>)</w:t>
      </w:r>
    </w:p>
    <w:p w14:paraId="1596F01E" w14:textId="77777777" w:rsidR="0038747F" w:rsidRDefault="00000000">
      <w:pPr>
        <w:pStyle w:val="Compact"/>
        <w:numPr>
          <w:ilvl w:val="0"/>
          <w:numId w:val="46"/>
        </w:numPr>
      </w:pPr>
      <w:r>
        <w:lastRenderedPageBreak/>
        <w:t>Andy (Remote Participant, NIST)</w:t>
      </w:r>
    </w:p>
    <w:p w14:paraId="5A866DD6" w14:textId="616F5AF6" w:rsidR="0038747F" w:rsidRDefault="00000000">
      <w:pPr>
        <w:pStyle w:val="Compact"/>
        <w:numPr>
          <w:ilvl w:val="0"/>
          <w:numId w:val="46"/>
        </w:numPr>
      </w:pPr>
      <w:r>
        <w:t>Various other participants from Japanese government, N</w:t>
      </w:r>
      <w:ins w:id="106" w:author="Fukuda, Kigen" w:date="2026-04-01T15:35:00Z">
        <w:r w:rsidR="00981E49">
          <w:t>EDO</w:t>
        </w:r>
      </w:ins>
      <w:del w:id="107" w:author="Fukuda, Kigen" w:date="2026-04-01T15:35:00Z">
        <w:r w:rsidDel="00981E49">
          <w:delText>ATO</w:delText>
        </w:r>
      </w:del>
      <w:r>
        <w:t>, and global universities.</w:t>
      </w:r>
    </w:p>
    <w:p w14:paraId="72309AC2" w14:textId="5E21CBD7" w:rsidR="0038747F" w:rsidDel="00981E49" w:rsidRDefault="00000000">
      <w:pPr>
        <w:pStyle w:val="FirstParagraph"/>
        <w:rPr>
          <w:del w:id="108" w:author="Fukuda, Kigen" w:date="2026-04-01T15:35:00Z"/>
        </w:rPr>
      </w:pPr>
      <w:del w:id="109" w:author="Fukuda, Kigen" w:date="2026-04-01T15:35:00Z">
        <w:r w:rsidDel="00981E49">
          <w:delText>The meeting focused on organizing a comprehensive competition and symposium centered around post-quantum cryptography (PQC) migration for Bitcoin and Ethereum, with an emphasis on both technological and governance aspects. Key topics included the socialization of the call for papers, determination of node requirements for the evaluation test, organization of the blockchain workshop in Shizuoka prefecture, and collaboration with global universities and organizations. The call for papers is set to be published by the first week of August, with a submission deadline in late August. The competition will explore mechanisms that support cryptographic agility and PQC readiness, balancing short-term risk mitigation with long-term security. The symposium, scheduled for the last week of October, will include discussions on PQC migration and cryptographic agility.</w:delText>
        </w:r>
      </w:del>
    </w:p>
    <w:p w14:paraId="4DADF385" w14:textId="05DF19BB" w:rsidR="0038747F" w:rsidDel="00981E49" w:rsidRDefault="00000000">
      <w:pPr>
        <w:pStyle w:val="BodyText"/>
        <w:rPr>
          <w:del w:id="110" w:author="Fukuda, Kigen" w:date="2026-04-01T15:35:00Z"/>
        </w:rPr>
      </w:pPr>
      <w:del w:id="111" w:author="Fukuda, Kigen" w:date="2026-04-01T15:35:00Z">
        <w:r w:rsidDel="00981E49">
          <w:delText>Key decisions included setting up an initial 10 evaluation nodes funded by the Japanese government, with plans to add more nodes through collaboration with other organizations such as the Ethereum Foundation. Participants agreed on the importance of a fair and representative evaluation process, ensuring that nodes are distributed across different regions (e.g., Asia, Europe, North America). The meeting also emphasized leveraging global expertise and funding sources to enhance the competition’s effectiveness. Overall, the outcomes underscore the significance of fostering international collaboration and advancing cryptographic practices to ensure blockchain systems remain secure in the face of quantum computing threats.</w:delText>
        </w:r>
      </w:del>
    </w:p>
    <w:p w14:paraId="25641680" w14:textId="438BB02B" w:rsidR="0038747F" w:rsidDel="00981E49" w:rsidRDefault="00000000">
      <w:pPr>
        <w:pStyle w:val="Compact"/>
        <w:numPr>
          <w:ilvl w:val="0"/>
          <w:numId w:val="47"/>
        </w:numPr>
        <w:rPr>
          <w:del w:id="112" w:author="Fukuda, Kigen" w:date="2026-04-01T15:35:00Z"/>
        </w:rPr>
      </w:pPr>
      <w:del w:id="113" w:author="Fukuda, Kigen" w:date="2026-04-01T15:35:00Z">
        <w:r w:rsidDel="00981E49">
          <w:rPr>
            <w:b/>
            <w:bCs/>
          </w:rPr>
          <w:delText>Socialize Call for Papers</w:delText>
        </w:r>
      </w:del>
    </w:p>
    <w:p w14:paraId="0BBFF688" w14:textId="47BA9138" w:rsidR="0038747F" w:rsidDel="00981E49" w:rsidRDefault="00000000">
      <w:pPr>
        <w:pStyle w:val="Compact"/>
        <w:numPr>
          <w:ilvl w:val="1"/>
          <w:numId w:val="48"/>
        </w:numPr>
        <w:rPr>
          <w:del w:id="114" w:author="Fukuda, Kigen" w:date="2026-04-01T15:35:00Z"/>
        </w:rPr>
      </w:pPr>
      <w:del w:id="115" w:author="Fukuda, Kigen" w:date="2026-04-01T15:35:00Z">
        <w:r w:rsidDel="00981E49">
          <w:delText>The call for papers will be published by the first week of August.</w:delText>
        </w:r>
      </w:del>
    </w:p>
    <w:p w14:paraId="5E618490" w14:textId="58BE8245" w:rsidR="0038747F" w:rsidDel="00981E49" w:rsidRDefault="00000000">
      <w:pPr>
        <w:pStyle w:val="Compact"/>
        <w:numPr>
          <w:ilvl w:val="1"/>
          <w:numId w:val="48"/>
        </w:numPr>
        <w:rPr>
          <w:del w:id="116" w:author="Fukuda, Kigen" w:date="2026-04-01T15:35:00Z"/>
        </w:rPr>
      </w:pPr>
      <w:del w:id="117" w:author="Fukuda, Kigen" w:date="2026-04-01T15:35:00Z">
        <w:r w:rsidDel="00981E49">
          <w:delText>Submissions are due in the third or fourth week of August.</w:delText>
        </w:r>
      </w:del>
    </w:p>
    <w:p w14:paraId="5E277B40" w14:textId="344A4377" w:rsidR="0038747F" w:rsidDel="00981E49" w:rsidRDefault="00000000">
      <w:pPr>
        <w:pStyle w:val="Compact"/>
        <w:numPr>
          <w:ilvl w:val="1"/>
          <w:numId w:val="48"/>
        </w:numPr>
        <w:rPr>
          <w:del w:id="118" w:author="Fukuda, Kigen" w:date="2026-04-01T15:35:00Z"/>
        </w:rPr>
      </w:pPr>
      <w:del w:id="119" w:author="Fukuda, Kigen" w:date="2026-04-01T15:35:00Z">
        <w:r w:rsidDel="00981E49">
          <w:delText>The call for papers will be available in both Japanese and English to encourage global participation.</w:delText>
        </w:r>
      </w:del>
    </w:p>
    <w:p w14:paraId="2BB03884" w14:textId="5F5CB015" w:rsidR="0038747F" w:rsidDel="00981E49" w:rsidRDefault="00000000">
      <w:pPr>
        <w:pStyle w:val="Compact"/>
        <w:numPr>
          <w:ilvl w:val="0"/>
          <w:numId w:val="47"/>
        </w:numPr>
        <w:rPr>
          <w:del w:id="120" w:author="Fukuda, Kigen" w:date="2026-04-01T15:35:00Z"/>
        </w:rPr>
      </w:pPr>
      <w:del w:id="121" w:author="Fukuda, Kigen" w:date="2026-04-01T15:35:00Z">
        <w:r w:rsidDel="00981E49">
          <w:rPr>
            <w:b/>
            <w:bCs/>
          </w:rPr>
          <w:delText>Determine Node Requirements</w:delText>
        </w:r>
      </w:del>
    </w:p>
    <w:p w14:paraId="2274F9DF" w14:textId="721C0B1C" w:rsidR="0038747F" w:rsidDel="00981E49" w:rsidRDefault="00000000">
      <w:pPr>
        <w:pStyle w:val="Compact"/>
        <w:numPr>
          <w:ilvl w:val="1"/>
          <w:numId w:val="49"/>
        </w:numPr>
        <w:rPr>
          <w:del w:id="122" w:author="Fukuda, Kigen" w:date="2026-04-01T15:35:00Z"/>
        </w:rPr>
      </w:pPr>
      <w:del w:id="123" w:author="Fukuda, Kigen" w:date="2026-04-01T15:35:00Z">
        <w:r w:rsidDel="00981E49">
          <w:delText>Work with stakeholders to determine the appropriate number of nodes needed for a fair evaluation test.</w:delText>
        </w:r>
      </w:del>
    </w:p>
    <w:p w14:paraId="7CA29249" w14:textId="7DFB8335" w:rsidR="0038747F" w:rsidDel="00981E49" w:rsidRDefault="00000000">
      <w:pPr>
        <w:pStyle w:val="Compact"/>
        <w:numPr>
          <w:ilvl w:val="1"/>
          <w:numId w:val="49"/>
        </w:numPr>
        <w:rPr>
          <w:del w:id="124" w:author="Fukuda, Kigen" w:date="2026-04-01T15:35:00Z"/>
        </w:rPr>
      </w:pPr>
      <w:del w:id="125" w:author="Fukuda, Kigen" w:date="2026-04-01T15:35:00Z">
        <w:r w:rsidDel="00981E49">
          <w:delText>Initially, plan to set up 10 nodes for a six-month period.</w:delText>
        </w:r>
      </w:del>
    </w:p>
    <w:p w14:paraId="03D2F628" w14:textId="61BCC430" w:rsidR="0038747F" w:rsidDel="00981E49" w:rsidRDefault="00000000">
      <w:pPr>
        <w:pStyle w:val="Compact"/>
        <w:numPr>
          <w:ilvl w:val="1"/>
          <w:numId w:val="49"/>
        </w:numPr>
        <w:rPr>
          <w:del w:id="126" w:author="Fukuda, Kigen" w:date="2026-04-01T15:35:00Z"/>
        </w:rPr>
      </w:pPr>
      <w:del w:id="127" w:author="Fukuda, Kigen" w:date="2026-04-01T15:35:00Z">
        <w:r w:rsidDel="00981E49">
          <w:delText>Collaborate with other organizations, such as the Ethereum Foundation, to secure additional nodes if necessary.</w:delText>
        </w:r>
      </w:del>
    </w:p>
    <w:p w14:paraId="4F3A04C4" w14:textId="424CE88F" w:rsidR="0038747F" w:rsidDel="00981E49" w:rsidRDefault="00000000">
      <w:pPr>
        <w:pStyle w:val="Compact"/>
        <w:numPr>
          <w:ilvl w:val="1"/>
          <w:numId w:val="49"/>
        </w:numPr>
        <w:rPr>
          <w:del w:id="128" w:author="Fukuda, Kigen" w:date="2026-04-01T15:35:00Z"/>
        </w:rPr>
      </w:pPr>
      <w:del w:id="129" w:author="Fukuda, Kigen" w:date="2026-04-01T15:35:00Z">
        <w:r w:rsidDel="00981E49">
          <w:delText>Ensure a balanced distribution of nodes (e.g., 3 in Asia, 5 in Europe, 5 in North America) to ensure a fair and representative evaluation.</w:delText>
        </w:r>
      </w:del>
    </w:p>
    <w:p w14:paraId="7FD5C1CB" w14:textId="798878ED" w:rsidR="0038747F" w:rsidDel="00981E49" w:rsidRDefault="00000000">
      <w:pPr>
        <w:pStyle w:val="Compact"/>
        <w:numPr>
          <w:ilvl w:val="0"/>
          <w:numId w:val="47"/>
        </w:numPr>
        <w:rPr>
          <w:del w:id="130" w:author="Fukuda, Kigen" w:date="2026-04-01T15:35:00Z"/>
        </w:rPr>
      </w:pPr>
      <w:del w:id="131" w:author="Fukuda, Kigen" w:date="2026-04-01T15:35:00Z">
        <w:r w:rsidDel="00981E49">
          <w:rPr>
            <w:b/>
            <w:bCs/>
          </w:rPr>
          <w:delText>Organize Symposium</w:delText>
        </w:r>
      </w:del>
    </w:p>
    <w:p w14:paraId="46788CD8" w14:textId="6045D33A" w:rsidR="0038747F" w:rsidDel="00981E49" w:rsidRDefault="00000000">
      <w:pPr>
        <w:pStyle w:val="Compact"/>
        <w:numPr>
          <w:ilvl w:val="1"/>
          <w:numId w:val="50"/>
        </w:numPr>
        <w:rPr>
          <w:del w:id="132" w:author="Fukuda, Kigen" w:date="2026-04-01T15:35:00Z"/>
        </w:rPr>
      </w:pPr>
      <w:del w:id="133" w:author="Fukuda, Kigen" w:date="2026-04-01T15:35:00Z">
        <w:r w:rsidDel="00981E49">
          <w:delText>Plan the blockchain workshop (BWS) in Shizuoka prefecture, Japan, during the last week of October.</w:delText>
        </w:r>
      </w:del>
    </w:p>
    <w:p w14:paraId="19C01D4D" w14:textId="362F5CC6" w:rsidR="0038747F" w:rsidDel="00981E49" w:rsidRDefault="00000000">
      <w:pPr>
        <w:pStyle w:val="Compact"/>
        <w:numPr>
          <w:ilvl w:val="1"/>
          <w:numId w:val="50"/>
        </w:numPr>
        <w:rPr>
          <w:del w:id="134" w:author="Fukuda, Kigen" w:date="2026-04-01T15:35:00Z"/>
        </w:rPr>
      </w:pPr>
      <w:del w:id="135" w:author="Fukuda, Kigen" w:date="2026-04-01T15:35:00Z">
        <w:r w:rsidDel="00981E49">
          <w:delText>The symposium will include discussions on post-quantum cryptography (PQC) migration and cryptographic agility.</w:delText>
        </w:r>
      </w:del>
    </w:p>
    <w:p w14:paraId="7A30DCD9" w14:textId="6CFD80B0" w:rsidR="0038747F" w:rsidDel="00981E49" w:rsidRDefault="00000000">
      <w:pPr>
        <w:pStyle w:val="Compact"/>
        <w:numPr>
          <w:ilvl w:val="0"/>
          <w:numId w:val="47"/>
        </w:numPr>
        <w:rPr>
          <w:del w:id="136" w:author="Fukuda, Kigen" w:date="2026-04-01T15:35:00Z"/>
        </w:rPr>
      </w:pPr>
      <w:del w:id="137" w:author="Fukuda, Kigen" w:date="2026-04-01T15:35:00Z">
        <w:r w:rsidDel="00981E49">
          <w:rPr>
            <w:b/>
            <w:bCs/>
          </w:rPr>
          <w:delText>Collaborate with Universities</w:delText>
        </w:r>
      </w:del>
    </w:p>
    <w:p w14:paraId="3F9574C8" w14:textId="08FBEFEB" w:rsidR="0038747F" w:rsidDel="00981E49" w:rsidRDefault="00000000">
      <w:pPr>
        <w:pStyle w:val="Compact"/>
        <w:numPr>
          <w:ilvl w:val="1"/>
          <w:numId w:val="51"/>
        </w:numPr>
        <w:rPr>
          <w:del w:id="138" w:author="Fukuda, Kigen" w:date="2026-04-01T15:35:00Z"/>
        </w:rPr>
      </w:pPr>
      <w:del w:id="139" w:author="Fukuda, Kigen" w:date="2026-04-01T15:35:00Z">
        <w:r w:rsidDel="00981E49">
          <w:delText>Collaborate with global universities to operate the evaluation test more effectively.</w:delText>
        </w:r>
      </w:del>
    </w:p>
    <w:p w14:paraId="63ADF18C" w14:textId="76A15EDB" w:rsidR="0038747F" w:rsidDel="00981E49" w:rsidRDefault="00000000">
      <w:pPr>
        <w:pStyle w:val="Compact"/>
        <w:numPr>
          <w:ilvl w:val="1"/>
          <w:numId w:val="51"/>
        </w:numPr>
        <w:rPr>
          <w:del w:id="140" w:author="Fukuda, Kigen" w:date="2026-04-01T15:35:00Z"/>
        </w:rPr>
      </w:pPr>
      <w:del w:id="141" w:author="Fukuda, Kigen" w:date="2026-04-01T15:35:00Z">
        <w:r w:rsidDel="00981E49">
          <w:delText>Leverage Japanese government budget and other funding sources to set up and maintain evaluation nodes.</w:delText>
        </w:r>
      </w:del>
    </w:p>
    <w:p w14:paraId="23188059" w14:textId="2DC609DB" w:rsidR="0038747F" w:rsidDel="00981E49" w:rsidRDefault="00000000">
      <w:pPr>
        <w:pStyle w:val="Compact"/>
        <w:numPr>
          <w:ilvl w:val="0"/>
          <w:numId w:val="47"/>
        </w:numPr>
        <w:rPr>
          <w:del w:id="142" w:author="Fukuda, Kigen" w:date="2026-04-01T15:35:00Z"/>
        </w:rPr>
      </w:pPr>
      <w:del w:id="143" w:author="Fukuda, Kigen" w:date="2026-04-01T15:35:00Z">
        <w:r w:rsidDel="00981E49">
          <w:rPr>
            <w:b/>
            <w:bCs/>
          </w:rPr>
          <w:delText>Scope of the Competition</w:delText>
        </w:r>
      </w:del>
    </w:p>
    <w:p w14:paraId="7E008CCD" w14:textId="1977616F" w:rsidR="0038747F" w:rsidDel="00981E49" w:rsidRDefault="00000000">
      <w:pPr>
        <w:pStyle w:val="Compact"/>
        <w:numPr>
          <w:ilvl w:val="1"/>
          <w:numId w:val="52"/>
        </w:numPr>
        <w:rPr>
          <w:del w:id="144" w:author="Fukuda, Kigen" w:date="2026-04-01T15:35:00Z"/>
        </w:rPr>
      </w:pPr>
      <w:del w:id="145" w:author="Fukuda, Kigen" w:date="2026-04-01T15:35:00Z">
        <w:r w:rsidDel="00981E49">
          <w:delText>The competition will focus on post-quantum migration for Bitcoin and Ethereum, covering both technological aspects (e.g., implementing new signature schemes) and governance aspects (e.g., designing a fair transition period).</w:delText>
        </w:r>
      </w:del>
    </w:p>
    <w:p w14:paraId="762696B2" w14:textId="523F17D2" w:rsidR="0038747F" w:rsidDel="00981E49" w:rsidRDefault="00000000">
      <w:pPr>
        <w:pStyle w:val="Compact"/>
        <w:numPr>
          <w:ilvl w:val="1"/>
          <w:numId w:val="52"/>
        </w:numPr>
        <w:rPr>
          <w:del w:id="146" w:author="Fukuda, Kigen" w:date="2026-04-01T15:35:00Z"/>
        </w:rPr>
      </w:pPr>
      <w:del w:id="147" w:author="Fukuda, Kigen" w:date="2026-04-01T15:35:00Z">
        <w:r w:rsidDel="00981E49">
          <w:delText>Balance short-term solutions that mitigate immediate risks with long-term solutions that ensure sustained security.</w:delText>
        </w:r>
      </w:del>
    </w:p>
    <w:p w14:paraId="41701F07" w14:textId="6184DE02" w:rsidR="0038747F" w:rsidDel="00981E49" w:rsidRDefault="00000000">
      <w:pPr>
        <w:pStyle w:val="Compact"/>
        <w:numPr>
          <w:ilvl w:val="0"/>
          <w:numId w:val="47"/>
        </w:numPr>
        <w:rPr>
          <w:del w:id="148" w:author="Fukuda, Kigen" w:date="2026-04-01T15:35:00Z"/>
        </w:rPr>
      </w:pPr>
      <w:del w:id="149" w:author="Fukuda, Kigen" w:date="2026-04-01T15:35:00Z">
        <w:r w:rsidDel="00981E49">
          <w:rPr>
            <w:b/>
            <w:bCs/>
          </w:rPr>
          <w:delText>Cryptographic Agility vs. PQC Readiness</w:delText>
        </w:r>
      </w:del>
    </w:p>
    <w:p w14:paraId="05632CD5" w14:textId="30D0A54D" w:rsidR="0038747F" w:rsidDel="00981E49" w:rsidRDefault="00000000">
      <w:pPr>
        <w:pStyle w:val="Compact"/>
        <w:numPr>
          <w:ilvl w:val="1"/>
          <w:numId w:val="53"/>
        </w:numPr>
        <w:rPr>
          <w:del w:id="150" w:author="Fukuda, Kigen" w:date="2026-04-01T15:35:00Z"/>
        </w:rPr>
      </w:pPr>
      <w:del w:id="151" w:author="Fukuda, Kigen" w:date="2026-04-01T15:35:00Z">
        <w:r w:rsidDel="00981E49">
          <w:delText>Cryptographic agility involves designing systems that can easily switch between different cryptographic algorithms.</w:delText>
        </w:r>
      </w:del>
    </w:p>
    <w:p w14:paraId="48BBA053" w14:textId="09A76963" w:rsidR="0038747F" w:rsidDel="00981E49" w:rsidRDefault="00000000">
      <w:pPr>
        <w:pStyle w:val="Compact"/>
        <w:numPr>
          <w:ilvl w:val="1"/>
          <w:numId w:val="53"/>
        </w:numPr>
        <w:rPr>
          <w:del w:id="152" w:author="Fukuda, Kigen" w:date="2026-04-01T15:35:00Z"/>
        </w:rPr>
      </w:pPr>
      <w:del w:id="153" w:author="Fukuda, Kigen" w:date="2026-04-01T15:35:00Z">
        <w:r w:rsidDel="00981E49">
          <w:delText>While achieving cryptographic agility is more challenging than PQC readiness, it is crucial for future-proofing blockchain systems.</w:delText>
        </w:r>
      </w:del>
    </w:p>
    <w:p w14:paraId="61026BCA" w14:textId="0D03A6E4" w:rsidR="0038747F" w:rsidDel="00981E49" w:rsidRDefault="00000000">
      <w:pPr>
        <w:pStyle w:val="Compact"/>
        <w:numPr>
          <w:ilvl w:val="1"/>
          <w:numId w:val="53"/>
        </w:numPr>
        <w:rPr>
          <w:del w:id="154" w:author="Fukuda, Kigen" w:date="2026-04-01T15:35:00Z"/>
        </w:rPr>
      </w:pPr>
      <w:del w:id="155" w:author="Fukuda, Kigen" w:date="2026-04-01T15:35:00Z">
        <w:r w:rsidDel="00981E49">
          <w:delText>The competition should explore mechanisms that support various policies and are flexible enough to adapt to new threats.</w:delText>
        </w:r>
      </w:del>
    </w:p>
    <w:p w14:paraId="34EE03D8" w14:textId="35E5A255" w:rsidR="0038747F" w:rsidDel="00981E49" w:rsidRDefault="00000000">
      <w:pPr>
        <w:pStyle w:val="Compact"/>
        <w:numPr>
          <w:ilvl w:val="0"/>
          <w:numId w:val="47"/>
        </w:numPr>
        <w:rPr>
          <w:del w:id="156" w:author="Fukuda, Kigen" w:date="2026-04-01T15:35:00Z"/>
        </w:rPr>
      </w:pPr>
      <w:del w:id="157" w:author="Fukuda, Kigen" w:date="2026-04-01T15:35:00Z">
        <w:r w:rsidDel="00981E49">
          <w:rPr>
            <w:b/>
            <w:bCs/>
          </w:rPr>
          <w:delText>Evaluation Test</w:delText>
        </w:r>
      </w:del>
    </w:p>
    <w:p w14:paraId="2A1638AE" w14:textId="779E1483" w:rsidR="0038747F" w:rsidDel="00981E49" w:rsidRDefault="00000000">
      <w:pPr>
        <w:pStyle w:val="Compact"/>
        <w:numPr>
          <w:ilvl w:val="1"/>
          <w:numId w:val="54"/>
        </w:numPr>
        <w:rPr>
          <w:del w:id="158" w:author="Fukuda, Kigen" w:date="2026-04-01T15:35:00Z"/>
        </w:rPr>
      </w:pPr>
      <w:del w:id="159" w:author="Fukuda, Kigen" w:date="2026-04-01T15:35:00Z">
        <w:r w:rsidDel="00981E49">
          <w:delText>The Japanese government will provide some budget to set up evaluation nodes.</w:delText>
        </w:r>
      </w:del>
    </w:p>
    <w:p w14:paraId="3189426E" w14:textId="59BC2F44" w:rsidR="0038747F" w:rsidDel="00981E49" w:rsidRDefault="00000000">
      <w:pPr>
        <w:pStyle w:val="Compact"/>
        <w:numPr>
          <w:ilvl w:val="1"/>
          <w:numId w:val="54"/>
        </w:numPr>
        <w:rPr>
          <w:del w:id="160" w:author="Fukuda, Kigen" w:date="2026-04-01T15:35:00Z"/>
        </w:rPr>
      </w:pPr>
      <w:del w:id="161" w:author="Fukuda, Kigen" w:date="2026-04-01T15:35:00Z">
        <w:r w:rsidDel="00981E49">
          <w:delText>Initially, the plan is to set up 10 nodes for a six-month period.</w:delText>
        </w:r>
      </w:del>
    </w:p>
    <w:p w14:paraId="79C639EB" w14:textId="571ED93D" w:rsidR="0038747F" w:rsidDel="00981E49" w:rsidRDefault="00000000">
      <w:pPr>
        <w:pStyle w:val="Compact"/>
        <w:numPr>
          <w:ilvl w:val="1"/>
          <w:numId w:val="54"/>
        </w:numPr>
        <w:rPr>
          <w:del w:id="162" w:author="Fukuda, Kigen" w:date="2026-04-01T15:35:00Z"/>
        </w:rPr>
      </w:pPr>
      <w:del w:id="163" w:author="Fukuda, Kigen" w:date="2026-04-01T15:35:00Z">
        <w:r w:rsidDel="00981E49">
          <w:delText>Additional nodes can be added through collaboration with other organizations.</w:delText>
        </w:r>
      </w:del>
    </w:p>
    <w:p w14:paraId="44A8E2E8" w14:textId="4B480BDE" w:rsidR="0038747F" w:rsidDel="00981E49" w:rsidRDefault="00000000">
      <w:pPr>
        <w:pStyle w:val="Compact"/>
        <w:numPr>
          <w:ilvl w:val="1"/>
          <w:numId w:val="54"/>
        </w:numPr>
        <w:rPr>
          <w:del w:id="164" w:author="Fukuda, Kigen" w:date="2026-04-01T15:35:00Z"/>
        </w:rPr>
      </w:pPr>
      <w:del w:id="165" w:author="Fukuda, Kigen" w:date="2026-04-01T15:35:00Z">
        <w:r w:rsidDel="00981E49">
          <w:delText>Determine the appropriate number of nodes to ensure a fair and representative evaluation.</w:delText>
        </w:r>
      </w:del>
    </w:p>
    <w:p w14:paraId="1E15C5C2" w14:textId="560C5EAC" w:rsidR="0038747F" w:rsidDel="00981E49" w:rsidRDefault="00000000">
      <w:pPr>
        <w:pStyle w:val="Compact"/>
        <w:numPr>
          <w:ilvl w:val="0"/>
          <w:numId w:val="47"/>
        </w:numPr>
        <w:rPr>
          <w:del w:id="166" w:author="Fukuda, Kigen" w:date="2026-04-01T15:35:00Z"/>
        </w:rPr>
      </w:pPr>
      <w:del w:id="167" w:author="Fukuda, Kigen" w:date="2026-04-01T15:35:00Z">
        <w:r w:rsidDel="00981E49">
          <w:rPr>
            <w:b/>
            <w:bCs/>
          </w:rPr>
          <w:delText>Call for Papers</w:delText>
        </w:r>
      </w:del>
    </w:p>
    <w:p w14:paraId="44507765" w14:textId="0A1F2BBF" w:rsidR="0038747F" w:rsidDel="00981E49" w:rsidRDefault="00000000">
      <w:pPr>
        <w:pStyle w:val="Compact"/>
        <w:numPr>
          <w:ilvl w:val="1"/>
          <w:numId w:val="55"/>
        </w:numPr>
        <w:rPr>
          <w:del w:id="168" w:author="Fukuda, Kigen" w:date="2026-04-01T15:35:00Z"/>
        </w:rPr>
      </w:pPr>
      <w:del w:id="169" w:author="Fukuda, Kigen" w:date="2026-04-01T15:35:00Z">
        <w:r w:rsidDel="00981E49">
          <w:delText>The call for papers will address various aspects of PQC migration, including technical proposals, governance models, and policy considerations.</w:delText>
        </w:r>
      </w:del>
    </w:p>
    <w:p w14:paraId="5E014850" w14:textId="25AE5BCC" w:rsidR="0038747F" w:rsidDel="00981E49" w:rsidRDefault="00000000">
      <w:pPr>
        <w:pStyle w:val="Compact"/>
        <w:numPr>
          <w:ilvl w:val="1"/>
          <w:numId w:val="55"/>
        </w:numPr>
        <w:rPr>
          <w:del w:id="170" w:author="Fukuda, Kigen" w:date="2026-04-01T15:35:00Z"/>
        </w:rPr>
      </w:pPr>
      <w:del w:id="171" w:author="Fukuda, Kigen" w:date="2026-04-01T15:35:00Z">
        <w:r w:rsidDel="00981E49">
          <w:delText>Submissions should be encouraged from global participants to gather diverse perspectives and solutions.</w:delText>
        </w:r>
      </w:del>
    </w:p>
    <w:p w14:paraId="7240111B" w14:textId="1A4D6EBE" w:rsidR="0038747F" w:rsidDel="00981E49" w:rsidRDefault="00000000">
      <w:pPr>
        <w:pStyle w:val="Compact"/>
        <w:numPr>
          <w:ilvl w:val="1"/>
          <w:numId w:val="55"/>
        </w:numPr>
        <w:rPr>
          <w:del w:id="172" w:author="Fukuda, Kigen" w:date="2026-04-01T15:35:00Z"/>
        </w:rPr>
      </w:pPr>
      <w:del w:id="173" w:author="Fukuda, Kigen" w:date="2026-04-01T15:35:00Z">
        <w:r w:rsidDel="00981E49">
          <w:delText>The symposium in October will provide a platform to discuss and advance the competition’s progress.</w:delText>
        </w:r>
      </w:del>
    </w:p>
    <w:p w14:paraId="1EDD362A" w14:textId="7D4184C2" w:rsidR="0038747F" w:rsidDel="00981E49" w:rsidRDefault="00000000">
      <w:pPr>
        <w:pStyle w:val="Compact"/>
        <w:numPr>
          <w:ilvl w:val="0"/>
          <w:numId w:val="47"/>
        </w:numPr>
        <w:rPr>
          <w:del w:id="174" w:author="Fukuda, Kigen" w:date="2026-04-01T15:35:00Z"/>
        </w:rPr>
      </w:pPr>
      <w:del w:id="175" w:author="Fukuda, Kigen" w:date="2026-04-01T15:35:00Z">
        <w:r w:rsidDel="00981E49">
          <w:rPr>
            <w:b/>
            <w:bCs/>
          </w:rPr>
          <w:delText>Next Steps</w:delText>
        </w:r>
      </w:del>
    </w:p>
    <w:p w14:paraId="2773BEC1" w14:textId="68D54BD7" w:rsidR="0038747F" w:rsidDel="00981E49" w:rsidRDefault="00000000">
      <w:pPr>
        <w:pStyle w:val="Compact"/>
        <w:numPr>
          <w:ilvl w:val="1"/>
          <w:numId w:val="56"/>
        </w:numPr>
        <w:rPr>
          <w:del w:id="176" w:author="Fukuda, Kigen" w:date="2026-04-01T15:35:00Z"/>
        </w:rPr>
      </w:pPr>
      <w:del w:id="177" w:author="Fukuda, Kigen" w:date="2026-04-01T15:35:00Z">
        <w:r w:rsidDel="00981E49">
          <w:delText>Finalize the number of nodes needed for the evaluation test.</w:delText>
        </w:r>
      </w:del>
    </w:p>
    <w:p w14:paraId="1E69AF42" w14:textId="6C11D5DD" w:rsidR="0038747F" w:rsidDel="00981E49" w:rsidRDefault="00000000">
      <w:pPr>
        <w:pStyle w:val="Compact"/>
        <w:numPr>
          <w:ilvl w:val="1"/>
          <w:numId w:val="56"/>
        </w:numPr>
        <w:rPr>
          <w:del w:id="178" w:author="Fukuda, Kigen" w:date="2026-04-01T15:35:00Z"/>
        </w:rPr>
      </w:pPr>
      <w:del w:id="179" w:author="Fukuda, Kigen" w:date="2026-04-01T15:35:00Z">
        <w:r w:rsidDel="00981E49">
          <w:delText>Collaborate with other organizations to secure additional nodes.</w:delText>
        </w:r>
      </w:del>
    </w:p>
    <w:p w14:paraId="577532D8" w14:textId="3ED87B26" w:rsidR="0038747F" w:rsidDel="00981E49" w:rsidRDefault="00000000">
      <w:pPr>
        <w:pStyle w:val="Compact"/>
        <w:numPr>
          <w:ilvl w:val="1"/>
          <w:numId w:val="56"/>
        </w:numPr>
        <w:rPr>
          <w:del w:id="180" w:author="Fukuda, Kigen" w:date="2026-04-01T15:35:00Z"/>
        </w:rPr>
      </w:pPr>
      <w:del w:id="181" w:author="Fukuda, Kigen" w:date="2026-04-01T15:35:00Z">
        <w:r w:rsidDel="00981E49">
          <w:delText>Socialize the call for papers and encourage submissions from global participants.</w:delText>
        </w:r>
      </w:del>
    </w:p>
    <w:p w14:paraId="462C6754" w14:textId="1FEA2487" w:rsidR="0038747F" w:rsidDel="00981E49" w:rsidRDefault="00000000">
      <w:pPr>
        <w:pStyle w:val="Compact"/>
        <w:numPr>
          <w:ilvl w:val="1"/>
          <w:numId w:val="56"/>
        </w:numPr>
        <w:rPr>
          <w:del w:id="182" w:author="Fukuda, Kigen" w:date="2026-04-01T15:35:00Z"/>
        </w:rPr>
      </w:pPr>
      <w:del w:id="183" w:author="Fukuda, Kigen" w:date="2026-04-01T15:35:00Z">
        <w:r w:rsidDel="00981E49">
          <w:delText>Prepare for the symposium in October to finalize the scope and criteria of the competition.</w:delText>
        </w:r>
      </w:del>
    </w:p>
    <w:p w14:paraId="3084D9B5" w14:textId="20A1BC51" w:rsidR="0038747F" w:rsidDel="00981E49" w:rsidRDefault="00000000">
      <w:pPr>
        <w:pStyle w:val="Compact"/>
        <w:numPr>
          <w:ilvl w:val="0"/>
          <w:numId w:val="47"/>
        </w:numPr>
        <w:rPr>
          <w:del w:id="184" w:author="Fukuda, Kigen" w:date="2026-04-01T15:35:00Z"/>
        </w:rPr>
      </w:pPr>
      <w:del w:id="185" w:author="Fukuda, Kigen" w:date="2026-04-01T15:35:00Z">
        <w:r w:rsidDel="00981E49">
          <w:rPr>
            <w:b/>
            <w:bCs/>
          </w:rPr>
          <w:delText>Personhood Paper</w:delText>
        </w:r>
      </w:del>
    </w:p>
    <w:p w14:paraId="73A0C693" w14:textId="1032BBA4" w:rsidR="0038747F" w:rsidDel="00981E49" w:rsidRDefault="00000000">
      <w:pPr>
        <w:pStyle w:val="Compact"/>
        <w:numPr>
          <w:ilvl w:val="1"/>
          <w:numId w:val="57"/>
        </w:numPr>
        <w:rPr>
          <w:del w:id="186" w:author="Fukuda, Kigen" w:date="2026-04-01T15:35:00Z"/>
        </w:rPr>
      </w:pPr>
      <w:del w:id="187" w:author="Fukuda, Kigen" w:date="2026-04-01T15:35:00Z">
        <w:r w:rsidDel="00981E49">
          <w:delText>The meeting did not explicitly discuss a “Personhood Paper,” but it is important to note that discussions on personhood, identity, and related ethical considerations could be relevant to future workshops or papers within the broader context of blockchain and PQC.</w:delText>
        </w:r>
      </w:del>
    </w:p>
    <w:p w14:paraId="79EEDCBA" w14:textId="32CDB453" w:rsidR="0038747F" w:rsidDel="00981E49" w:rsidRDefault="00000000">
      <w:pPr>
        <w:pStyle w:val="Compact"/>
        <w:numPr>
          <w:ilvl w:val="0"/>
          <w:numId w:val="47"/>
        </w:numPr>
        <w:rPr>
          <w:del w:id="188" w:author="Fukuda, Kigen" w:date="2026-04-01T15:35:00Z"/>
        </w:rPr>
      </w:pPr>
      <w:del w:id="189" w:author="Fukuda, Kigen" w:date="2026-04-01T15:35:00Z">
        <w:r w:rsidDel="00981E49">
          <w:rPr>
            <w:b/>
            <w:bCs/>
          </w:rPr>
          <w:delText>Taxonomy of Harms</w:delText>
        </w:r>
      </w:del>
    </w:p>
    <w:p w14:paraId="5B96B7FD" w14:textId="41B5B9E9" w:rsidR="0038747F" w:rsidDel="00981E49" w:rsidRDefault="00000000">
      <w:pPr>
        <w:pStyle w:val="Compact"/>
        <w:numPr>
          <w:ilvl w:val="1"/>
          <w:numId w:val="58"/>
        </w:numPr>
        <w:rPr>
          <w:del w:id="190" w:author="Fukuda, Kigen" w:date="2026-04-01T15:35:00Z"/>
        </w:rPr>
      </w:pPr>
      <w:del w:id="191" w:author="Fukuda, Kigen" w:date="2026-04-01T15:35:00Z">
        <w:r w:rsidDel="00981E49">
          <w:delText>The meeting did not explicitly discuss a “Taxonomy of Harms” or FASE, but these concepts are crucial for understanding and mitigating risks in the transition to post-quantum cryptography. Future discussions should consider categorizing potential harms and developing strategies to address them.</w:delText>
        </w:r>
      </w:del>
    </w:p>
    <w:p w14:paraId="401D5ED2" w14:textId="5B92932F" w:rsidR="0038747F" w:rsidDel="00981E49" w:rsidRDefault="00000000">
      <w:pPr>
        <w:pStyle w:val="Compact"/>
        <w:numPr>
          <w:ilvl w:val="0"/>
          <w:numId w:val="47"/>
        </w:numPr>
        <w:rPr>
          <w:del w:id="192" w:author="Fukuda, Kigen" w:date="2026-04-01T15:35:00Z"/>
        </w:rPr>
      </w:pPr>
      <w:del w:id="193" w:author="Fukuda, Kigen" w:date="2026-04-01T15:35:00Z">
        <w:r w:rsidDel="00981E49">
          <w:rPr>
            <w:b/>
            <w:bCs/>
          </w:rPr>
          <w:delText>Understanding is Key</w:delText>
        </w:r>
      </w:del>
    </w:p>
    <w:p w14:paraId="41CB6612" w14:textId="2E48A868" w:rsidR="0038747F" w:rsidDel="00981E49" w:rsidRDefault="00000000">
      <w:pPr>
        <w:pStyle w:val="Compact"/>
        <w:numPr>
          <w:ilvl w:val="1"/>
          <w:numId w:val="59"/>
        </w:numPr>
        <w:rPr>
          <w:del w:id="194" w:author="Fukuda, Kigen" w:date="2026-04-01T15:35:00Z"/>
        </w:rPr>
      </w:pPr>
      <w:del w:id="195" w:author="Fukuda, Kigen" w:date="2026-04-01T15:35:00Z">
        <w:r w:rsidDel="00981E49">
          <w:delText>The meeting emphasized the importance of clear communication and understanding among participants.</w:delText>
        </w:r>
      </w:del>
    </w:p>
    <w:p w14:paraId="33179AD4" w14:textId="7D943CA0" w:rsidR="0038747F" w:rsidDel="00981E49" w:rsidRDefault="00000000">
      <w:pPr>
        <w:pStyle w:val="Compact"/>
        <w:numPr>
          <w:ilvl w:val="1"/>
          <w:numId w:val="59"/>
        </w:numPr>
        <w:rPr>
          <w:del w:id="196" w:author="Fukuda, Kigen" w:date="2026-04-01T15:35:00Z"/>
        </w:rPr>
      </w:pPr>
      <w:del w:id="197" w:author="Fukuda, Kigen" w:date="2026-04-01T15:35:00Z">
        <w:r w:rsidDel="00981E49">
          <w:delText>Proverbs and wisdom from various cultures, such as the one related to Zcash, highlight the need for transparency and collaboration in blockchain and PQC initiatives.</w:delText>
        </w:r>
      </w:del>
    </w:p>
    <w:p w14:paraId="2B9B8C23" w14:textId="77777777" w:rsidR="0038747F" w:rsidRDefault="00380397">
      <w:r>
        <w:rPr>
          <w:noProof/>
        </w:rPr>
        <w:pict w14:anchorId="39716CA5">
          <v:rect id="_x0000_i1025" alt="" style="width:468pt;height:.05pt;mso-width-percent:0;mso-height-percent:0;mso-width-percent:0;mso-height-percent:0" o:hralign="center" o:hrstd="t" o:hr="t"/>
        </w:pict>
      </w:r>
    </w:p>
    <w:p w14:paraId="095BDB62" w14:textId="77777777" w:rsidR="0038747F" w:rsidRDefault="00000000">
      <w:pPr>
        <w:pStyle w:val="Heading1"/>
      </w:pPr>
      <w:bookmarkStart w:id="198" w:name="Xc0030ebc8ac20f0956f261f109bc35ee76f3da2"/>
      <w:bookmarkEnd w:id="0"/>
      <w:bookmarkEnd w:id="36"/>
      <w:bookmarkEnd w:id="101"/>
      <w:r>
        <w:t>Appendix: Full Meeting Transcript (Anonymized)</w:t>
      </w:r>
    </w:p>
    <w:p w14:paraId="23FBE8B7" w14:textId="77777777" w:rsidR="0038747F" w:rsidRDefault="00000000">
      <w:pPr>
        <w:pStyle w:val="SourceCode"/>
      </w:pPr>
      <w:r>
        <w:rPr>
          <w:rStyle w:val="VerbatimChar"/>
        </w:rPr>
        <w:t>3.0 --&gt; 8.3:  So, this is the Crypto Agility and PQC migration session.</w:t>
      </w:r>
      <w:r>
        <w:br/>
      </w:r>
      <w:r>
        <w:rPr>
          <w:rStyle w:val="VerbatimChar"/>
        </w:rPr>
        <w:t>8.7 --&gt; 15.3:  We just heard an announcement from Meti on the blockchain competition or the PQC competition.</w:t>
      </w:r>
      <w:r>
        <w:br/>
      </w:r>
      <w:r>
        <w:rPr>
          <w:rStyle w:val="VerbatimChar"/>
        </w:rPr>
        <w:t>16.9 --&gt; 23.1:  It will start next year and the goal is to progress post-quantum cryptography and ensure</w:t>
      </w:r>
      <w:r>
        <w:br/>
      </w:r>
      <w:r>
        <w:rPr>
          <w:rStyle w:val="VerbatimChar"/>
        </w:rPr>
        <w:t>23.1 --&gt; 26.5:  that all of our digital assets and blockchain is safe long term.</w:t>
      </w:r>
      <w:r>
        <w:br/>
      </w:r>
      <w:r>
        <w:rPr>
          <w:rStyle w:val="VerbatimChar"/>
        </w:rPr>
        <w:t>27.4 --&gt; 36.5:  We have a lot of work to do to ensure that the competition is fair and is taking in all</w:t>
      </w:r>
      <w:r>
        <w:br/>
      </w:r>
      <w:r>
        <w:rPr>
          <w:rStyle w:val="VerbatimChar"/>
        </w:rPr>
        <w:t>36.5 --&gt; 45.8:  of the different techniques and pathways that are possible for PQC and that's going to be</w:t>
      </w:r>
      <w:r>
        <w:br/>
      </w:r>
      <w:r>
        <w:rPr>
          <w:rStyle w:val="VerbatimChar"/>
        </w:rPr>
        <w:t>45.8 --&gt; 52.2:  a center of Begin's work for the next year is coming up with that criteria for the competition</w:t>
      </w:r>
      <w:r>
        <w:br/>
      </w:r>
      <w:r>
        <w:rPr>
          <w:rStyle w:val="VerbatimChar"/>
        </w:rPr>
        <w:t>52.7 --&gt; 63.3:  as well as navigating the PQC academics and market for different options and then guiding those</w:t>
      </w:r>
      <w:r>
        <w:br/>
      </w:r>
      <w:r>
        <w:rPr>
          <w:rStyle w:val="VerbatimChar"/>
        </w:rPr>
        <w:t>66.8 --&gt; 73.7:  groups towards the competition this time next year. So, there was a timeline shared.</w:t>
      </w:r>
      <w:r>
        <w:br/>
      </w:r>
      <w:r>
        <w:rPr>
          <w:rStyle w:val="VerbatimChar"/>
        </w:rPr>
        <w:t>74.3 --&gt; 81.5:  The timeline and the most immediate outcome that we're discussing is a collection of papers and</w:t>
      </w:r>
      <w:r>
        <w:br/>
      </w:r>
      <w:r>
        <w:rPr>
          <w:rStyle w:val="VerbatimChar"/>
        </w:rPr>
        <w:t>81.5 --&gt; 88.4:  research and groups to announce and share that this competition is happening and that will happen</w:t>
      </w:r>
      <w:r>
        <w:br/>
      </w:r>
      <w:r>
        <w:rPr>
          <w:rStyle w:val="VerbatimChar"/>
        </w:rPr>
        <w:t>88.4 --&gt; 98.5:  in April and then I assume the pathway from there until block 15 is to then share and discuss the</w:t>
      </w:r>
      <w:r>
        <w:br/>
      </w:r>
      <w:r>
        <w:rPr>
          <w:rStyle w:val="VerbatimChar"/>
        </w:rPr>
        <w:t>98.5 --&gt; 109.7:  criteria within the IKP working group for PQC and then make more concrete announcements or</w:t>
      </w:r>
      <w:r>
        <w:br/>
      </w:r>
      <w:r>
        <w:rPr>
          <w:rStyle w:val="VerbatimChar"/>
        </w:rPr>
        <w:t>110.3 --&gt; 119.8:  descriptions of the competition in block 15 to then follow on to block 16 this time next year</w:t>
      </w:r>
      <w:r>
        <w:br/>
      </w:r>
      <w:r>
        <w:rPr>
          <w:rStyle w:val="VerbatimChar"/>
        </w:rPr>
        <w:t>119.8 --&gt; 129.0:  and hopefully the competition is all steam ahead at that point and we're discussing and</w:t>
      </w:r>
      <w:r>
        <w:br/>
      </w:r>
      <w:r>
        <w:rPr>
          <w:rStyle w:val="VerbatimChar"/>
        </w:rPr>
        <w:t>129.0 --&gt; 138.1:  making advancements on the techniques that are required to again PQC. So, do you want to go maybe</w:t>
      </w:r>
      <w:r>
        <w:br/>
      </w:r>
      <w:r>
        <w:rPr>
          <w:rStyle w:val="VerbatimChar"/>
        </w:rPr>
        <w:t>138.1 --&gt; 152.2:  next slide? Is Keegan online? Yes, I'm here. Should we get started with his presentation then?</w:t>
      </w:r>
      <w:r>
        <w:br/>
      </w:r>
      <w:r>
        <w:rPr>
          <w:rStyle w:val="VerbatimChar"/>
        </w:rPr>
        <w:t>159.0 --&gt; 159.8:  Yeah, I can.</w:t>
      </w:r>
      <w:r>
        <w:br/>
      </w:r>
      <w:r>
        <w:rPr>
          <w:rStyle w:val="VerbatimChar"/>
        </w:rPr>
        <w:t>162.1 --&gt; 166.4:  Should I? Okay. Yeah, if you can share your screen when you're ready. All right.</w:t>
      </w:r>
      <w:r>
        <w:br/>
      </w:r>
      <w:r>
        <w:rPr>
          <w:rStyle w:val="VerbatimChar"/>
        </w:rPr>
        <w:t>168.9 --&gt; 171.7:  Then let me share the screen.</w:t>
      </w:r>
      <w:r>
        <w:br/>
      </w:r>
      <w:r>
        <w:rPr>
          <w:rStyle w:val="VerbatimChar"/>
        </w:rPr>
        <w:t>174.3 --&gt; 176.2:  No, this is the one.</w:t>
      </w:r>
      <w:r>
        <w:br/>
      </w:r>
      <w:r>
        <w:rPr>
          <w:rStyle w:val="VerbatimChar"/>
        </w:rPr>
        <w:t>182.3 --&gt; 184.1:  Okay, I hope you guys can see the screen.</w:t>
      </w:r>
      <w:r>
        <w:br/>
      </w:r>
      <w:r>
        <w:rPr>
          <w:rStyle w:val="VerbatimChar"/>
        </w:rPr>
        <w:t>187.7 --&gt; 193.6:  Yeah, we can. All right. Okay, let me start my presentation as a kickoff</w:t>
      </w:r>
      <w:r>
        <w:br/>
      </w:r>
      <w:r>
        <w:rPr>
          <w:rStyle w:val="VerbatimChar"/>
        </w:rPr>
        <w:t xml:space="preserve">193.6 --&gt; 200.8:  presentation for this session. I'm trying not to spend too </w:t>
      </w:r>
      <w:r>
        <w:rPr>
          <w:rStyle w:val="VerbatimChar"/>
        </w:rPr>
        <w:lastRenderedPageBreak/>
        <w:t>much time and leave enough time for</w:t>
      </w:r>
      <w:r>
        <w:br/>
      </w:r>
      <w:r>
        <w:rPr>
          <w:rStyle w:val="VerbatimChar"/>
        </w:rPr>
        <w:t>200.8 --&gt; 207.9:  discussion for the competition, but this presentation is kind of aiming to give the</w:t>
      </w:r>
      <w:r>
        <w:br/>
      </w:r>
      <w:r>
        <w:rPr>
          <w:rStyle w:val="VerbatimChar"/>
        </w:rPr>
        <w:t>207.9 --&gt; 213.1:  fundamental, I mean common understanding, what the structure of the problem is and what</w:t>
      </w:r>
      <w:r>
        <w:br/>
      </w:r>
      <w:r>
        <w:rPr>
          <w:rStyle w:val="VerbatimChar"/>
        </w:rPr>
        <w:t>213.1 --&gt; 221.4:  we're trying to solve through the competition. Anyway, I'm Keegan Fukuda from</w:t>
      </w:r>
      <w:r>
        <w:br/>
      </w:r>
      <w:r>
        <w:rPr>
          <w:rStyle w:val="VerbatimChar"/>
        </w:rPr>
        <w:t>221.4 --&gt; 227.2:  Virginia Tech, and this is the presentation title, the Blockchain PQC Transition Landscape.</w:t>
      </w:r>
      <w:r>
        <w:br/>
      </w:r>
      <w:r>
        <w:rPr>
          <w:rStyle w:val="VerbatimChar"/>
        </w:rPr>
        <w:t>228.8 --&gt; 233.7:  And, well, like, you know, background, I think I'm not gonna, I don't really have to cover this, but</w:t>
      </w:r>
      <w:r>
        <w:br/>
      </w:r>
      <w:r>
        <w:rPr>
          <w:rStyle w:val="VerbatimChar"/>
        </w:rPr>
        <w:t>234.3 --&gt; 238.7:  you know, the cryptographic primitives, you know, foundational to blockchain, like, you know,</w:t>
      </w:r>
      <w:r>
        <w:br/>
      </w:r>
      <w:r>
        <w:rPr>
          <w:rStyle w:val="VerbatimChar"/>
        </w:rPr>
        <w:t>238.8 --&gt; 243.7:  digital signature are not threatened by the cryptographically relevant quantum computer,</w:t>
      </w:r>
      <w:r>
        <w:br/>
      </w:r>
      <w:r>
        <w:rPr>
          <w:rStyle w:val="VerbatimChar"/>
        </w:rPr>
        <w:t>244.2 --&gt; 250.1:  CRQC in short. And, you know, quantum attacker may derive the sign-in key from the verification</w:t>
      </w:r>
      <w:r>
        <w:br/>
      </w:r>
      <w:r>
        <w:rPr>
          <w:rStyle w:val="VerbatimChar"/>
        </w:rPr>
        <w:t>250.1 --&gt; 255.6:  key and, you know, force about its signature and execute the unauthorized asset transfers. So, like,</w:t>
      </w:r>
      <w:r>
        <w:br/>
      </w:r>
      <w:r>
        <w:rPr>
          <w:rStyle w:val="VerbatimChar"/>
        </w:rPr>
        <w:t>255.8 --&gt; 262.1:  the, you know, blockchain core principle, like, not your key, not your coins, will never stand</w:t>
      </w:r>
      <w:r>
        <w:br/>
      </w:r>
      <w:r>
        <w:rPr>
          <w:rStyle w:val="VerbatimChar"/>
        </w:rPr>
        <w:t>262.1 --&gt; 269.1:  anymore after the Q&amp;A. And so, the PQC migration is what, I mean, the necessity for the PQC</w:t>
      </w:r>
      <w:r>
        <w:br/>
      </w:r>
      <w:r>
        <w:rPr>
          <w:rStyle w:val="VerbatimChar"/>
        </w:rPr>
        <w:t>269.1 --&gt; 273.4:  migration is widely acknowledged, but the blockchain remains an extremely, you know,</w:t>
      </w:r>
      <w:r>
        <w:br/>
      </w:r>
      <w:r>
        <w:rPr>
          <w:rStyle w:val="VerbatimChar"/>
        </w:rPr>
        <w:t>273.4 --&gt; 278.3:  challenging domain for the, this kind of migration, because, like, there's, first of all,</w:t>
      </w:r>
      <w:r>
        <w:br/>
      </w:r>
      <w:r>
        <w:rPr>
          <w:rStyle w:val="VerbatimChar"/>
        </w:rPr>
        <w:t>278.3 --&gt; 286.1:  no centralized administrator responsible for handling the migration. And also, like, the impact</w:t>
      </w:r>
      <w:r>
        <w:br/>
      </w:r>
      <w:r>
        <w:rPr>
          <w:rStyle w:val="VerbatimChar"/>
        </w:rPr>
        <w:t>286.1 --&gt; 293.0:  of the compromised digital signature or other primitives is really catastrophic, because,</w:t>
      </w:r>
      <w:r>
        <w:br/>
      </w:r>
      <w:r>
        <w:rPr>
          <w:rStyle w:val="VerbatimChar"/>
        </w:rPr>
        <w:t>293.2 --&gt; 300.3:  you know, blockchain is a financial system in the end anyway. And also, like, on-chain data</w:t>
      </w:r>
      <w:r>
        <w:br/>
      </w:r>
      <w:r>
        <w:rPr>
          <w:rStyle w:val="VerbatimChar"/>
        </w:rPr>
        <w:t>300.9 --&gt; 306.9:  may require the extremely long-term validity, could be. And also, the most important</w:t>
      </w:r>
      <w:r>
        <w:br/>
      </w:r>
      <w:r>
        <w:rPr>
          <w:rStyle w:val="VerbatimChar"/>
        </w:rPr>
        <w:t>306.9 --&gt; 314.0:  and the most difficult problem I see is the, you know, misaligned incentives and the conflicting</w:t>
      </w:r>
      <w:r>
        <w:br/>
      </w:r>
      <w:r>
        <w:rPr>
          <w:rStyle w:val="VerbatimChar"/>
        </w:rPr>
        <w:t>314.0 --&gt; 319.5:  speculation amongst stakeholders. So, like, the reaching consensus in the PQC migration is quite</w:t>
      </w:r>
      <w:r>
        <w:br/>
      </w:r>
      <w:r>
        <w:rPr>
          <w:rStyle w:val="VerbatimChar"/>
        </w:rPr>
        <w:t>319.5 --&gt; 325.7:  difficult. So, there's kind of a little beef happened on the Twitter. Oh, X, right now, X.</w:t>
      </w:r>
      <w:r>
        <w:br/>
      </w:r>
      <w:r>
        <w:rPr>
          <w:rStyle w:val="VerbatimChar"/>
        </w:rPr>
        <w:t>327.1 --&gt; 332.6:  Last year, like, the venture capitalist Nick Carter was, you know, publishing some reports,</w:t>
      </w:r>
      <w:r>
        <w:br/>
      </w:r>
      <w:r>
        <w:rPr>
          <w:rStyle w:val="VerbatimChar"/>
        </w:rPr>
        <w:t>333.1 --&gt; 338.5:  alerting the spread of the quantum computer for Bitcoin community, and saying, like, Bitcoin</w:t>
      </w:r>
      <w:r>
        <w:br/>
      </w:r>
      <w:r>
        <w:rPr>
          <w:rStyle w:val="VerbatimChar"/>
        </w:rPr>
        <w:t>338.5 --&gt; 347.9:  community is completely ignoring this risk. And the Adam Back from Blockstream, you know, refute</w:t>
      </w:r>
      <w:r>
        <w:br/>
      </w:r>
      <w:r>
        <w:rPr>
          <w:rStyle w:val="VerbatimChar"/>
        </w:rPr>
        <w:t>347.9 --&gt; 355.4:  against it, like saying, you know, we are very, I mean, we are now on the right stage of the</w:t>
      </w:r>
      <w:r>
        <w:br/>
      </w:r>
      <w:r>
        <w:rPr>
          <w:rStyle w:val="VerbatimChar"/>
        </w:rPr>
        <w:t xml:space="preserve">355.4 --&gt; 362.2:  preparation for the PQC transition, and don't try to move </w:t>
      </w:r>
      <w:r>
        <w:rPr>
          <w:rStyle w:val="VerbatimChar"/>
        </w:rPr>
        <w:lastRenderedPageBreak/>
        <w:t>your market. Because, you know,</w:t>
      </w:r>
      <w:r>
        <w:br/>
      </w:r>
      <w:r>
        <w:rPr>
          <w:rStyle w:val="VerbatimChar"/>
        </w:rPr>
        <w:t>362.2 --&gt; 367.5:  looking at the Nick Carter's portfolio, he's investing money to the, you know, startup called</w:t>
      </w:r>
      <w:r>
        <w:br/>
      </w:r>
      <w:r>
        <w:rPr>
          <w:rStyle w:val="VerbatimChar"/>
        </w:rPr>
        <w:t>367.5 --&gt; 373.0:  Project 11, which is selling the, like, some tool supporting the PQC migration for blockchain.</w:t>
      </w:r>
      <w:r>
        <w:br/>
      </w:r>
      <w:r>
        <w:rPr>
          <w:rStyle w:val="VerbatimChar"/>
        </w:rPr>
        <w:t>373.6 --&gt; 379.2:  So, like, you know, anyway, this discussion is always flagmented because of this, you know,</w:t>
      </w:r>
      <w:r>
        <w:br/>
      </w:r>
      <w:r>
        <w:rPr>
          <w:rStyle w:val="VerbatimChar"/>
        </w:rPr>
        <w:t>379.5 --&gt; 386.8:  underlying, like, financial incentives and so on. And even the individual stake, even the individual,</w:t>
      </w:r>
      <w:r>
        <w:br/>
      </w:r>
      <w:r>
        <w:rPr>
          <w:rStyle w:val="VerbatimChar"/>
        </w:rPr>
        <w:t>386.8 --&gt; 393.1:  you know, like, investors really care about the, you know, asset price for sure,</w:t>
      </w:r>
      <w:r>
        <w:br/>
      </w:r>
      <w:r>
        <w:rPr>
          <w:rStyle w:val="VerbatimChar"/>
        </w:rPr>
        <w:t>393.3 --&gt; 399.8:  and the PQC migration will definitely affect it. So, again, like this, financial incentives,</w:t>
      </w:r>
      <w:r>
        <w:br/>
      </w:r>
      <w:r>
        <w:rPr>
          <w:rStyle w:val="VerbatimChar"/>
        </w:rPr>
        <w:t>400.2 --&gt; 404.8:  but the other incentives to, you know, this effect on, like, you know, individual level</w:t>
      </w:r>
      <w:r>
        <w:br/>
      </w:r>
      <w:r>
        <w:rPr>
          <w:rStyle w:val="VerbatimChar"/>
        </w:rPr>
        <w:t>404.8 --&gt; 413.4:  and the organizational level and so on. And so, and the impact and threat of the CRQC</w:t>
      </w:r>
      <w:r>
        <w:br/>
      </w:r>
      <w:r>
        <w:rPr>
          <w:rStyle w:val="VerbatimChar"/>
        </w:rPr>
        <w:t>413.4 --&gt; 421.0:  remains really unorganized yet. And especially, you know, again, you know, compared to the</w:t>
      </w:r>
      <w:r>
        <w:br/>
      </w:r>
      <w:r>
        <w:rPr>
          <w:rStyle w:val="VerbatimChar"/>
        </w:rPr>
        <w:t>421.6 --&gt; 428.9:  very early stage of the blockchain, like now in 2026, diverse stakeholders and their incentives</w:t>
      </w:r>
      <w:r>
        <w:br/>
      </w:r>
      <w:r>
        <w:rPr>
          <w:rStyle w:val="VerbatimChar"/>
        </w:rPr>
        <w:t>428.9 --&gt; 433.4:  have become really complex. So discussion within the academia and the blockchain community have</w:t>
      </w:r>
      <w:r>
        <w:br/>
      </w:r>
      <w:r>
        <w:rPr>
          <w:rStyle w:val="VerbatimChar"/>
        </w:rPr>
        <w:t>433.4 --&gt; 438.1:  become really fragmented. And there's no comprehensive framework exists that, you know,</w:t>
      </w:r>
      <w:r>
        <w:br/>
      </w:r>
      <w:r>
        <w:rPr>
          <w:rStyle w:val="VerbatimChar"/>
        </w:rPr>
        <w:t>438.1 --&gt; 444.8:  enable the technical and governance challenges. And that's why I do this work.</w:t>
      </w:r>
      <w:r>
        <w:br/>
      </w:r>
      <w:r>
        <w:rPr>
          <w:rStyle w:val="VerbatimChar"/>
        </w:rPr>
        <w:t>445.3 --&gt; 450.7:  And actually, okay, actually, this work is presented at the NIST Crypto Agility Workshop</w:t>
      </w:r>
      <w:r>
        <w:br/>
      </w:r>
      <w:r>
        <w:rPr>
          <w:rStyle w:val="VerbatimChar"/>
        </w:rPr>
        <w:t>450.7 --&gt; 457.6:  at first that happened in 2025, April something. And this topic is chosen in, you know,</w:t>
      </w:r>
      <w:r>
        <w:br/>
      </w:r>
      <w:r>
        <w:rPr>
          <w:rStyle w:val="VerbatimChar"/>
        </w:rPr>
        <w:t>458.4 --&gt; 464.5:  for, you know, 10 presentations throughout two days. And so this is quite important topic,</w:t>
      </w:r>
      <w:r>
        <w:br/>
      </w:r>
      <w:r>
        <w:rPr>
          <w:rStyle w:val="VerbatimChar"/>
        </w:rPr>
        <w:t>464.5 --&gt; 473.0:  which, you know, even NIST really focused, really interested in. And, well, in this</w:t>
      </w:r>
      <w:r>
        <w:br/>
      </w:r>
      <w:r>
        <w:rPr>
          <w:rStyle w:val="VerbatimChar"/>
        </w:rPr>
        <w:t>473.0 --&gt; 478.9:  presentation, I really covered, you know, broader aspect of the difficulties in the</w:t>
      </w:r>
      <w:r>
        <w:br/>
      </w:r>
      <w:r>
        <w:rPr>
          <w:rStyle w:val="VerbatimChar"/>
        </w:rPr>
        <w:t>479.7 --&gt; 484.6:  blockchain piggies migration, but this presentation will quite focus on the,</w:t>
      </w:r>
      <w:r>
        <w:br/>
      </w:r>
      <w:r>
        <w:rPr>
          <w:rStyle w:val="VerbatimChar"/>
        </w:rPr>
        <w:t>484.8 --&gt; 490.3:  again, the incentive side, the intertwined incentive of the stakeholders. But again,</w:t>
      </w:r>
      <w:r>
        <w:br/>
      </w:r>
      <w:r>
        <w:rPr>
          <w:rStyle w:val="VerbatimChar"/>
        </w:rPr>
        <w:t>491.0 --&gt; 496.8:  don't really have time to cover everything I researched. So please, I mean, if you're</w:t>
      </w:r>
      <w:r>
        <w:br/>
      </w:r>
      <w:r>
        <w:rPr>
          <w:rStyle w:val="VerbatimChar"/>
        </w:rPr>
        <w:t>496.8 --&gt; 501.8:  interested, please read the QR code that will guide you to the eprint archive paper.</w:t>
      </w:r>
      <w:r>
        <w:br/>
      </w:r>
      <w:r>
        <w:rPr>
          <w:rStyle w:val="VerbatimChar"/>
        </w:rPr>
        <w:t>503.4 --&gt; 509.2:  Anyway, so before moving on to the governance aspect of the difficulties, let me cover</w:t>
      </w:r>
      <w:r>
        <w:br/>
      </w:r>
      <w:r>
        <w:rPr>
          <w:rStyle w:val="VerbatimChar"/>
        </w:rPr>
        <w:t>509.2 --&gt; 514.7:  briefly the technical difficulties first. I mean, maybe some of them are quite obvious. But first</w:t>
      </w:r>
      <w:r>
        <w:br/>
      </w:r>
      <w:r>
        <w:rPr>
          <w:rStyle w:val="VerbatimChar"/>
        </w:rPr>
        <w:t xml:space="preserve">514.7 --&gt; 524.1:  of all, the biggest problem is the increased signature size </w:t>
      </w:r>
      <w:r>
        <w:rPr>
          <w:rStyle w:val="VerbatimChar"/>
        </w:rPr>
        <w:lastRenderedPageBreak/>
        <w:t>and key size. So ECDSA on Bitcoin</w:t>
      </w:r>
      <w:r>
        <w:br/>
      </w:r>
      <w:r>
        <w:rPr>
          <w:rStyle w:val="VerbatimChar"/>
        </w:rPr>
        <w:t>524.1 --&gt; 532.9:  verification, on Bitcoin, the verification key is 33 byte and signature is 77 byte. On the other</w:t>
      </w:r>
      <w:r>
        <w:br/>
      </w:r>
      <w:r>
        <w:rPr>
          <w:rStyle w:val="VerbatimChar"/>
        </w:rPr>
        <w:t>532.9 --&gt; 537.9:  hand, Falcone, which is, you know, one of the most top candidates for, you know, those blockchain</w:t>
      </w:r>
      <w:r>
        <w:br/>
      </w:r>
      <w:r>
        <w:rPr>
          <w:rStyle w:val="VerbatimChar"/>
        </w:rPr>
        <w:t>537.9 --&gt; 546.9:  community to use for the PQC signature. Its verification key is like 897 byte, signature is</w:t>
      </w:r>
      <w:r>
        <w:br/>
      </w:r>
      <w:r>
        <w:rPr>
          <w:rStyle w:val="VerbatimChar"/>
        </w:rPr>
        <w:t>547.7 --&gt; 554.8:  666 byte, which is quite bigger, obviously. And needless to say, the tradeoff between the</w:t>
      </w:r>
      <w:r>
        <w:br/>
      </w:r>
      <w:r>
        <w:rPr>
          <w:rStyle w:val="VerbatimChar"/>
        </w:rPr>
        <w:t>554.8 --&gt; 560.6:  throughput and the decentralization exists in blockchain. So, I mean, if we increase the block</w:t>
      </w:r>
      <w:r>
        <w:br/>
      </w:r>
      <w:r>
        <w:rPr>
          <w:rStyle w:val="VerbatimChar"/>
        </w:rPr>
        <w:t>560.6 --&gt; 564.7:  size corresponding to the bigger, you know, key size, and that's going to be a problem for the</w:t>
      </w:r>
      <w:r>
        <w:br/>
      </w:r>
      <w:r>
        <w:rPr>
          <w:rStyle w:val="VerbatimChar"/>
        </w:rPr>
        <w:t>564.7 --&gt; 571.7:  decentralization, and vice versa. And some mitigation plans for this, you know, large key</w:t>
      </w:r>
      <w:r>
        <w:br/>
      </w:r>
      <w:r>
        <w:rPr>
          <w:rStyle w:val="VerbatimChar"/>
        </w:rPr>
        <w:t>571.7 --&gt; 576.4:  size is proposed, but none of them are fundamentally solving this, you know, tradeoff.</w:t>
      </w:r>
      <w:r>
        <w:br/>
      </w:r>
      <w:r>
        <w:rPr>
          <w:rStyle w:val="VerbatimChar"/>
        </w:rPr>
        <w:t>577.3 --&gt; 583.8:  And also, like, you know, there should be migration, the migration should cover, you know,</w:t>
      </w:r>
      <w:r>
        <w:br/>
      </w:r>
      <w:r>
        <w:rPr>
          <w:rStyle w:val="VerbatimChar"/>
        </w:rPr>
        <w:t>583.8 --&gt; 589.7:  the other primitives other than, you know, transaction signing algorithm, like, you know,</w:t>
      </w:r>
      <w:r>
        <w:br/>
      </w:r>
      <w:r>
        <w:rPr>
          <w:rStyle w:val="VerbatimChar"/>
        </w:rPr>
        <w:t>589.7 --&gt; 595.7:  signature aggregation, also the other primitives, like polynomial commitment, scaling solution,</w:t>
      </w:r>
      <w:r>
        <w:br/>
      </w:r>
      <w:r>
        <w:rPr>
          <w:rStyle w:val="VerbatimChar"/>
        </w:rPr>
        <w:t>595.9 --&gt; 602.7:  smart contracts. So all like, you know, those primitives quite depends on each chain instance.</w:t>
      </w:r>
      <w:r>
        <w:br/>
      </w:r>
      <w:r>
        <w:rPr>
          <w:rStyle w:val="VerbatimChar"/>
        </w:rPr>
        <w:t>603.0 --&gt; 610.1:  So like each chain instance, Bitcoin, Ethereum, Solana, etc. I mean, those, I mean, each chain</w:t>
      </w:r>
      <w:r>
        <w:br/>
      </w:r>
      <w:r>
        <w:rPr>
          <w:rStyle w:val="VerbatimChar"/>
        </w:rPr>
        <w:t>610.1 --&gt; 616.8:  requires rigorous analysis of their own risk and, you know, their own like necessity for the PQC</w:t>
      </w:r>
      <w:r>
        <w:br/>
      </w:r>
      <w:r>
        <w:rPr>
          <w:rStyle w:val="VerbatimChar"/>
        </w:rPr>
        <w:t>616.8 --&gt; 627.2:  migration. Okay, so after that, let me dive into the stakeholder incentive analysis. So this is</w:t>
      </w:r>
      <w:r>
        <w:br/>
      </w:r>
      <w:r>
        <w:rPr>
          <w:rStyle w:val="VerbatimChar"/>
        </w:rPr>
        <w:t>627.9 --&gt; 636.2:  here I list like five to six stakeholders, very simplified incentive descriptions,</w:t>
      </w:r>
      <w:r>
        <w:br/>
      </w:r>
      <w:r>
        <w:rPr>
          <w:rStyle w:val="VerbatimChar"/>
        </w:rPr>
        <w:t>637.2 --&gt; 646.9:  especially this case is like, assuming the Bitcoin case, the user here, the first their interest is</w:t>
      </w:r>
      <w:r>
        <w:br/>
      </w:r>
      <w:r>
        <w:rPr>
          <w:rStyle w:val="VerbatimChar"/>
        </w:rPr>
        <w:t>646.9 --&gt; 652.6:  the minimizing the economic and the operational cost within the migration. And blockchain</w:t>
      </w:r>
      <w:r>
        <w:br/>
      </w:r>
      <w:r>
        <w:rPr>
          <w:rStyle w:val="VerbatimChar"/>
        </w:rPr>
        <w:t>652.6 --&gt; 659.5:  ideologists, like Bitcoin, or developers, they want to preserve the decentralization</w:t>
      </w:r>
      <w:r>
        <w:br/>
      </w:r>
      <w:r>
        <w:rPr>
          <w:rStyle w:val="VerbatimChar"/>
        </w:rPr>
        <w:t>659.5 --&gt; 666.0:  nature. And that's their first priority. And the miners, they want to maintain the profitability</w:t>
      </w:r>
      <w:r>
        <w:br/>
      </w:r>
      <w:r>
        <w:rPr>
          <w:rStyle w:val="VerbatimChar"/>
        </w:rPr>
        <w:t>666.0 --&gt; 672.8:  and the maximize the total transaction fee revenue within the migration. And the investors,</w:t>
      </w:r>
      <w:r>
        <w:br/>
      </w:r>
      <w:r>
        <w:rPr>
          <w:rStyle w:val="VerbatimChar"/>
        </w:rPr>
        <w:t>673.2 --&gt; 678.4:  they prioritize short term asset price and the, you know, pursue the long term profits. Again,</w:t>
      </w:r>
      <w:r>
        <w:br/>
      </w:r>
      <w:r>
        <w:rPr>
          <w:rStyle w:val="VerbatimChar"/>
        </w:rPr>
        <w:t>678.5 --&gt; 684.2:  I mean, there should be much more broader, much broader, you know, their strategies. But here,</w:t>
      </w:r>
      <w:r>
        <w:br/>
      </w:r>
      <w:r>
        <w:rPr>
          <w:rStyle w:val="VerbatimChar"/>
        </w:rPr>
        <w:t>684.2 --&gt; 693.2:  let me just simplify those strategies and so on. And node operators, they want to avoid the,</w:t>
      </w:r>
      <w:r>
        <w:br/>
      </w:r>
      <w:r>
        <w:rPr>
          <w:rStyle w:val="VerbatimChar"/>
        </w:rPr>
        <w:t xml:space="preserve">693.2 --&gt; 696.8:  you know, increases in the operational overhead, like such </w:t>
      </w:r>
      <w:r>
        <w:rPr>
          <w:rStyle w:val="VerbatimChar"/>
        </w:rPr>
        <w:lastRenderedPageBreak/>
        <w:t>as higher computational</w:t>
      </w:r>
      <w:r>
        <w:br/>
      </w:r>
      <w:r>
        <w:rPr>
          <w:rStyle w:val="VerbatimChar"/>
        </w:rPr>
        <w:t>696.8 --&gt; 703.5:  resource requirements, or higher storage costs to run the full node. And lastly,</w:t>
      </w:r>
      <w:r>
        <w:br/>
      </w:r>
      <w:r>
        <w:rPr>
          <w:rStyle w:val="VerbatimChar"/>
        </w:rPr>
        <w:t>704.4 --&gt; 708.9:  I named collect collective interest, but that's basically the interest for everyone.</w:t>
      </w:r>
      <w:r>
        <w:br/>
      </w:r>
      <w:r>
        <w:rPr>
          <w:rStyle w:val="VerbatimChar"/>
        </w:rPr>
        <w:t>709.6 --&gt; 714.0:  They want, we want to avoid forks to ensure the robust security and the preserve the</w:t>
      </w:r>
      <w:r>
        <w:br/>
      </w:r>
      <w:r>
        <w:rPr>
          <w:rStyle w:val="VerbatimChar"/>
        </w:rPr>
        <w:t>714.0 --&gt; 723.1:  overall value of the asset. And after that, okay, given that, let me go over the,</w:t>
      </w:r>
      <w:r>
        <w:br/>
      </w:r>
      <w:r>
        <w:rPr>
          <w:rStyle w:val="VerbatimChar"/>
        </w:rPr>
        <w:t>723.9 --&gt; 730.2:  like some of proposed transaction migration, transaction signing algorithm migration plan</w:t>
      </w:r>
      <w:r>
        <w:br/>
      </w:r>
      <w:r>
        <w:rPr>
          <w:rStyle w:val="VerbatimChar"/>
        </w:rPr>
        <w:t>731.6 --&gt; 738.2:  that I found in both in academia and blockchain community. So the first two cases I'm going to</w:t>
      </w:r>
      <w:r>
        <w:br/>
      </w:r>
      <w:r>
        <w:rPr>
          <w:rStyle w:val="VerbatimChar"/>
        </w:rPr>
        <w:t>738.2 --&gt; 745.2:  cover is the first one, the legacy secret, I'll keep the plan keep using a legacy secret</w:t>
      </w:r>
      <w:r>
        <w:br/>
      </w:r>
      <w:r>
        <w:rPr>
          <w:rStyle w:val="VerbatimChar"/>
        </w:rPr>
        <w:t>745.9 --&gt; 750.4:  by using the post quantum general knowledge proof. Here, the legacy secret is the mnemonic</w:t>
      </w:r>
      <w:r>
        <w:br/>
      </w:r>
      <w:r>
        <w:rPr>
          <w:rStyle w:val="VerbatimChar"/>
        </w:rPr>
        <w:t>750.4 --&gt; 756.3:  code of the signing key, basically the pre image of the signing key. So that's going to be quantum</w:t>
      </w:r>
      <w:r>
        <w:br/>
      </w:r>
      <w:r>
        <w:rPr>
          <w:rStyle w:val="VerbatimChar"/>
        </w:rPr>
        <w:t>756.3 --&gt; 764.1:  secure, even after QA, because, you know, it's the digest, the hash digest of mnemonic code will</w:t>
      </w:r>
      <w:r>
        <w:br/>
      </w:r>
      <w:r>
        <w:rPr>
          <w:rStyle w:val="VerbatimChar"/>
        </w:rPr>
        <w:t>764.1 --&gt; 769.0:  eventually become the signing key. So it's not, it's not to be kept safe after the quantum</w:t>
      </w:r>
      <w:r>
        <w:br/>
      </w:r>
      <w:r>
        <w:rPr>
          <w:rStyle w:val="VerbatimChar"/>
        </w:rPr>
        <w:t>769.0 --&gt; 778.6:  computer. And like, as long as the user keeps this mnemonic code in secret, then that can be used as</w:t>
      </w:r>
      <w:r>
        <w:br/>
      </w:r>
      <w:r>
        <w:rPr>
          <w:rStyle w:val="VerbatimChar"/>
        </w:rPr>
        <w:t>778.6 --&gt; 783.8:  the, you know, secret information for signing, that's their core idea. And we can expect, you</w:t>
      </w:r>
      <w:r>
        <w:br/>
      </w:r>
      <w:r>
        <w:rPr>
          <w:rStyle w:val="VerbatimChar"/>
        </w:rPr>
        <w:t>783.8 --&gt; 788.3:  know, shorter migration period for this case, because these are don't really have to generate</w:t>
      </w:r>
      <w:r>
        <w:br/>
      </w:r>
      <w:r>
        <w:rPr>
          <w:rStyle w:val="VerbatimChar"/>
        </w:rPr>
        <w:t>788.3 --&gt; 792.4:  a new key. And these are don't really have to, you know, issue the transaction to move the fund.</w:t>
      </w:r>
      <w:r>
        <w:br/>
      </w:r>
      <w:r>
        <w:rPr>
          <w:rStyle w:val="VerbatimChar"/>
        </w:rPr>
        <w:t>793.0 --&gt; 799.0:  And on the other hand, I mean, that the similar case, not very similar, but I classified similar</w:t>
      </w:r>
      <w:r>
        <w:br/>
      </w:r>
      <w:r>
        <w:rPr>
          <w:rStyle w:val="VerbatimChar"/>
        </w:rPr>
        <w:t>799.9 --&gt; 805.9:  is the using the hybrid signature and the account of obstruction. So what I do is,</w:t>
      </w:r>
      <w:r>
        <w:br/>
      </w:r>
      <w:r>
        <w:rPr>
          <w:rStyle w:val="VerbatimChar"/>
        </w:rPr>
        <w:t>806.5 --&gt; 812.7:  they'll require, you know, incorporating the post quantum signature, but at the same time,</w:t>
      </w:r>
      <w:r>
        <w:br/>
      </w:r>
      <w:r>
        <w:rPr>
          <w:rStyle w:val="VerbatimChar"/>
        </w:rPr>
        <w:t>813.4 --&gt; 820.2:  let the user keep using the traditional ECDSA secret at the same time. So it's going to ensure</w:t>
      </w:r>
      <w:r>
        <w:br/>
      </w:r>
      <w:r>
        <w:rPr>
          <w:rStyle w:val="VerbatimChar"/>
        </w:rPr>
        <w:t>820.2 --&gt; 825.8:  the backward compatibility, user can keep using the same key. And in this case, the,</w:t>
      </w:r>
      <w:r>
        <w:br/>
      </w:r>
      <w:r>
        <w:rPr>
          <w:rStyle w:val="VerbatimChar"/>
        </w:rPr>
        <w:t>827.2 --&gt; 832.6:  even the user are required to generate the post quantum signature key.</w:t>
      </w:r>
      <w:r>
        <w:br/>
      </w:r>
      <w:r>
        <w:rPr>
          <w:rStyle w:val="VerbatimChar"/>
        </w:rPr>
        <w:t>833.8 --&gt; 840.4:  Now user can also at the same time keep using the ECDSA key. So maybe they don't really have to,</w:t>
      </w:r>
      <w:r>
        <w:br/>
      </w:r>
      <w:r>
        <w:rPr>
          <w:rStyle w:val="VerbatimChar"/>
        </w:rPr>
        <w:t>840.4 --&gt; 846.5:  you know, move the fund from the plastic address to the new address. But the maybe we can keep</w:t>
      </w:r>
      <w:r>
        <w:br/>
      </w:r>
      <w:r>
        <w:rPr>
          <w:rStyle w:val="VerbatimChar"/>
        </w:rPr>
        <w:t>846.5 --&gt; 851.4:  the other system same before and after the migration. Anyway, so in these cases,</w:t>
      </w:r>
      <w:r>
        <w:br/>
      </w:r>
      <w:r>
        <w:rPr>
          <w:rStyle w:val="VerbatimChar"/>
        </w:rPr>
        <w:t xml:space="preserve">852.4 --&gt; 857.3:  the end users will have less burden in the transaction </w:t>
      </w:r>
      <w:r>
        <w:rPr>
          <w:rStyle w:val="VerbatimChar"/>
        </w:rPr>
        <w:lastRenderedPageBreak/>
        <w:t>might, I'm sorry, in the migration,</w:t>
      </w:r>
      <w:r>
        <w:br/>
      </w:r>
      <w:r>
        <w:rPr>
          <w:rStyle w:val="VerbatimChar"/>
        </w:rPr>
        <w:t>857.9 --&gt; 863.4:  and node operators and developers are having more cost, basically incurring the overhead,</w:t>
      </w:r>
      <w:r>
        <w:br/>
      </w:r>
      <w:r>
        <w:rPr>
          <w:rStyle w:val="VerbatimChar"/>
        </w:rPr>
        <w:t>863.9 --&gt; 869.9:  because anyway, the verification of the ZKP, also like, you know, implementing and maintaining both</w:t>
      </w:r>
      <w:r>
        <w:br/>
      </w:r>
      <w:r>
        <w:rPr>
          <w:rStyle w:val="VerbatimChar"/>
        </w:rPr>
        <w:t>869.9 --&gt; 879.0:  plastic signature and post quantum signature is like, costly. And backward compatibility is</w:t>
      </w:r>
      <w:r>
        <w:br/>
      </w:r>
      <w:r>
        <w:rPr>
          <w:rStyle w:val="VerbatimChar"/>
        </w:rPr>
        <w:t>879.0 --&gt; 886.7:  ensured in both cases. So it will avoid a fork, hopefully, and also miners will gain no profit,</w:t>
      </w:r>
      <w:r>
        <w:br/>
      </w:r>
      <w:r>
        <w:rPr>
          <w:rStyle w:val="VerbatimChar"/>
        </w:rPr>
        <w:t>887.1 --&gt; 895.0:  because again, there's no migration transaction required in these plans. And on the other hand,</w:t>
      </w:r>
      <w:r>
        <w:br/>
      </w:r>
      <w:r>
        <w:rPr>
          <w:rStyle w:val="VerbatimChar"/>
        </w:rPr>
        <w:t>895.0 --&gt; 905.1:  uh, this is the most naive migration plan that I call pure PQC. So this is the migration to the</w:t>
      </w:r>
      <w:r>
        <w:br/>
      </w:r>
      <w:r>
        <w:rPr>
          <w:rStyle w:val="VerbatimChar"/>
        </w:rPr>
        <w:t>905.1 --&gt; 910.4:  completely new address system. So it requires you to simply generate the post quantum signing key</w:t>
      </w:r>
      <w:r>
        <w:br/>
      </w:r>
      <w:r>
        <w:rPr>
          <w:rStyle w:val="VerbatimChar"/>
        </w:rPr>
        <w:t>910.4 --&gt; 916.7:  and also generate the address and they require the user to move the fund from the classical</w:t>
      </w:r>
      <w:r>
        <w:br/>
      </w:r>
      <w:r>
        <w:rPr>
          <w:rStyle w:val="VerbatimChar"/>
        </w:rPr>
        <w:t>916.7 --&gt; 922.7:  address to the new address. So the user will have more burden in the migration, but node operators</w:t>
      </w:r>
      <w:r>
        <w:br/>
      </w:r>
      <w:r>
        <w:rPr>
          <w:rStyle w:val="VerbatimChar"/>
        </w:rPr>
        <w:t>922.7 --&gt; 927.8:  and developers will have less cost. That means like, it's, I mean, much more simpler than the</w:t>
      </w:r>
      <w:r>
        <w:br/>
      </w:r>
      <w:r>
        <w:rPr>
          <w:rStyle w:val="VerbatimChar"/>
        </w:rPr>
        <w:t>927.8 --&gt; 935.8:  last two migration plans. And there are no backward compatibilities and that</w:t>
      </w:r>
      <w:r>
        <w:br/>
      </w:r>
      <w:r>
        <w:rPr>
          <w:rStyle w:val="VerbatimChar"/>
        </w:rPr>
        <w:t>937.5 --&gt; 944.3:  resulting in the high probabilities of the fork, high probabilities of the fork, and miners will</w:t>
      </w:r>
      <w:r>
        <w:br/>
      </w:r>
      <w:r>
        <w:rPr>
          <w:rStyle w:val="VerbatimChar"/>
        </w:rPr>
        <w:t>944.3 --&gt; 951.0:  gain some profit, you know, because all user will eventually require to issue the transaction</w:t>
      </w:r>
      <w:r>
        <w:br/>
      </w:r>
      <w:r>
        <w:rPr>
          <w:rStyle w:val="VerbatimChar"/>
        </w:rPr>
        <w:t>951.7 --&gt; 959.9:  for migration. The last one, the third one is the, that I call migration by centralization.</w:t>
      </w:r>
      <w:r>
        <w:br/>
      </w:r>
      <w:r>
        <w:rPr>
          <w:rStyle w:val="VerbatimChar"/>
        </w:rPr>
        <w:t>960.6 --&gt; 969.9:  So here I found some like plan like saying, uh, let's have the emergency rollback in case we find</w:t>
      </w:r>
      <w:r>
        <w:br/>
      </w:r>
      <w:r>
        <w:rPr>
          <w:rStyle w:val="VerbatimChar"/>
        </w:rPr>
        <w:t>969.9 --&gt; 977.8:  like any quantum attack. And so we basically roll back the chain and, uh, move to the post</w:t>
      </w:r>
      <w:r>
        <w:br/>
      </w:r>
      <w:r>
        <w:rPr>
          <w:rStyle w:val="VerbatimChar"/>
        </w:rPr>
        <w:t>977.8 --&gt; 984.7:  quantum signature or whatever, uh, after that block, that is one plan actually. And the other</w:t>
      </w:r>
      <w:r>
        <w:br/>
      </w:r>
      <w:r>
        <w:rPr>
          <w:rStyle w:val="VerbatimChar"/>
        </w:rPr>
        <w:t>984.7 --&gt; 991.1:  plan is the quantum resistant proxy. That is like, uh, they implement some proxy signature,</w:t>
      </w:r>
      <w:r>
        <w:br/>
      </w:r>
      <w:r>
        <w:rPr>
          <w:rStyle w:val="VerbatimChar"/>
        </w:rPr>
        <w:t>991.5 --&gt; 996.4:  uh, like proxy smart contract, you know, implementing the quantum signature so that</w:t>
      </w:r>
      <w:r>
        <w:br/>
      </w:r>
      <w:r>
        <w:rPr>
          <w:rStyle w:val="VerbatimChar"/>
        </w:rPr>
        <w:t>996.4 --&gt; 1002.0:  user can use that contract as a vault, a quantum secure vault, and they can, you know,</w:t>
      </w:r>
      <w:r>
        <w:br/>
      </w:r>
      <w:r>
        <w:rPr>
          <w:rStyle w:val="VerbatimChar"/>
        </w:rPr>
        <w:t>1002.0 --&gt; 1008.6:  temporarily deposit their asset there and withdraw it later. Uh, that's, that's how they want to</w:t>
      </w:r>
      <w:r>
        <w:br/>
      </w:r>
      <w:r>
        <w:rPr>
          <w:rStyle w:val="VerbatimChar"/>
        </w:rPr>
        <w:t>1008.6 --&gt; 1015.9:  proceed, um, the migration. Anyway, these plan, uh, this decentralization and compromise anyway,</w:t>
      </w:r>
      <w:r>
        <w:br/>
      </w:r>
      <w:r>
        <w:rPr>
          <w:rStyle w:val="VerbatimChar"/>
        </w:rPr>
        <w:t>1015.9 --&gt; 1020.3:  because, you know, either, either of them, um, making the single point of failure,</w:t>
      </w:r>
      <w:r>
        <w:br/>
      </w:r>
      <w:r>
        <w:rPr>
          <w:rStyle w:val="VerbatimChar"/>
        </w:rPr>
        <w:t>1020.8 --&gt; 1025.6:  but we can expect the short migration period and also less overhead.</w:t>
      </w:r>
      <w:r>
        <w:br/>
      </w:r>
      <w:r>
        <w:rPr>
          <w:rStyle w:val="VerbatimChar"/>
        </w:rPr>
        <w:t xml:space="preserve">1027.1 --&gt; 1035.5:  So by covering all, you know, these migration plans </w:t>
      </w:r>
      <w:r>
        <w:rPr>
          <w:rStyle w:val="VerbatimChar"/>
        </w:rPr>
        <w:lastRenderedPageBreak/>
        <w:t>proposed, uh, especially in case of Bitcoin,</w:t>
      </w:r>
      <w:r>
        <w:br/>
      </w:r>
      <w:r>
        <w:rPr>
          <w:rStyle w:val="VerbatimChar"/>
        </w:rPr>
        <w:t>1035.9 --&gt; 1045.8:  we can see the tremendous relationship in this, in these plan. So, excuse me. So when over,</w:t>
      </w:r>
      <w:r>
        <w:br/>
      </w:r>
      <w:r>
        <w:rPr>
          <w:rStyle w:val="VerbatimChar"/>
        </w:rPr>
        <w:t>1045.9 --&gt; 1053.6:  when we incur overhead and the simplicity is sacrificed, then we can have the phased migration</w:t>
      </w:r>
      <w:r>
        <w:br/>
      </w:r>
      <w:r>
        <w:rPr>
          <w:rStyle w:val="VerbatimChar"/>
        </w:rPr>
        <w:t>1053.6 --&gt; 1059.1:  as we saw at the first case. So the decentralization and the security is ensured</w:t>
      </w:r>
      <w:r>
        <w:br/>
      </w:r>
      <w:r>
        <w:rPr>
          <w:rStyle w:val="VerbatimChar"/>
        </w:rPr>
        <w:t>1059.1 --&gt; 1065.1:  because it maintains the backward compatibility. And also that's, that's ensuring the seamless</w:t>
      </w:r>
      <w:r>
        <w:br/>
      </w:r>
      <w:r>
        <w:rPr>
          <w:rStyle w:val="VerbatimChar"/>
        </w:rPr>
        <w:t>1065.1 --&gt; 1074.2:  transition and the less risk of forks. And by having the centralized authority power or decision</w:t>
      </w:r>
      <w:r>
        <w:br/>
      </w:r>
      <w:r>
        <w:rPr>
          <w:rStyle w:val="VerbatimChar"/>
        </w:rPr>
        <w:t>1074.2 --&gt; 1082.7:  making, then we can ensure the security overhead because, uh, you know, that ensure the rapid</w:t>
      </w:r>
      <w:r>
        <w:br/>
      </w:r>
      <w:r>
        <w:rPr>
          <w:rStyle w:val="VerbatimChar"/>
        </w:rPr>
        <w:t>1082.7 --&gt; 1089.5:  migration and that, you know, short, shorter window, uh, minimize the duration of the exporter</w:t>
      </w:r>
      <w:r>
        <w:br/>
      </w:r>
      <w:r>
        <w:rPr>
          <w:rStyle w:val="VerbatimChar"/>
        </w:rPr>
        <w:t>1089.5 --&gt; 1097.0:  of the security vulnerabilities. And again, it's gonna have no overhead. And if we decide to take</w:t>
      </w:r>
      <w:r>
        <w:br/>
      </w:r>
      <w:r>
        <w:rPr>
          <w:rStyle w:val="VerbatimChar"/>
        </w:rPr>
        <w:t>1097.0 --&gt; 1102.2:  the naive way, uh, in the prioritizing both decentralization and overhead, then that's</w:t>
      </w:r>
      <w:r>
        <w:br/>
      </w:r>
      <w:r>
        <w:rPr>
          <w:rStyle w:val="VerbatimChar"/>
        </w:rPr>
        <w:t>1102.2 --&gt; 1110.9:  going to risk the security because it will end up as the autonomous and incremental migration.</w:t>
      </w:r>
      <w:r>
        <w:br/>
      </w:r>
      <w:r>
        <w:rPr>
          <w:rStyle w:val="VerbatimChar"/>
        </w:rPr>
        <w:t>1110.9 --&gt; 1115.6:  So that is time consuming and, you know, carries a high risk of the chain forks</w:t>
      </w:r>
      <w:r>
        <w:br/>
      </w:r>
      <w:r>
        <w:rPr>
          <w:rStyle w:val="VerbatimChar"/>
        </w:rPr>
        <w:t>1116.1 --&gt; 1119.8:  and, you know, hashrate fragmentation during the transition double, you know,</w:t>
      </w:r>
      <w:r>
        <w:br/>
      </w:r>
      <w:r>
        <w:rPr>
          <w:rStyle w:val="VerbatimChar"/>
        </w:rPr>
        <w:t>1119.9 --&gt; 1127.6:  eventually, uh, risk the security of the chain. And this dilemma is, I'm sorry, this dilemma is,</w:t>
      </w:r>
      <w:r>
        <w:br/>
      </w:r>
      <w:r>
        <w:rPr>
          <w:rStyle w:val="VerbatimChar"/>
        </w:rPr>
        <w:t>1127.9 --&gt; 1135.9:  uh, relation relationship can be found in specific, uh, cases. Like for example,</w:t>
      </w:r>
      <w:r>
        <w:br/>
      </w:r>
      <w:r>
        <w:rPr>
          <w:rStyle w:val="VerbatimChar"/>
        </w:rPr>
        <w:t>1135.9 --&gt; 1142.4:  the dilemma of the Dorban asset. So the Dorban asset is the asset that are not expected to be</w:t>
      </w:r>
      <w:r>
        <w:br/>
      </w:r>
      <w:r>
        <w:rPr>
          <w:rStyle w:val="VerbatimChar"/>
        </w:rPr>
        <w:t>1142.4 --&gt; 1148.5:  migrated, uh, during the migration period, maybe for some reason, like, uh, the owner has passed</w:t>
      </w:r>
      <w:r>
        <w:br/>
      </w:r>
      <w:r>
        <w:rPr>
          <w:rStyle w:val="VerbatimChar"/>
        </w:rPr>
        <w:t>1148.5 --&gt; 1156.4:  away or simply they lost the signing key. And there are two approaches for this asset to like,</w:t>
      </w:r>
      <w:r>
        <w:br/>
      </w:r>
      <w:r>
        <w:rPr>
          <w:rStyle w:val="VerbatimChar"/>
        </w:rPr>
        <w:t>1156.6 --&gt; 1163.0:  one is the mandatory migration. So they set the specific deadline for the migration and completely</w:t>
      </w:r>
      <w:r>
        <w:br/>
      </w:r>
      <w:r>
        <w:rPr>
          <w:rStyle w:val="VerbatimChar"/>
        </w:rPr>
        <w:t>1163.0 --&gt; 1170.4:  reject the plastic transaction after that period. Uh, so that, you know, they can be prepared before</w:t>
      </w:r>
      <w:r>
        <w:br/>
      </w:r>
      <w:r>
        <w:rPr>
          <w:rStyle w:val="VerbatimChar"/>
        </w:rPr>
        <w:t>1170.4 --&gt; 1174.5:  the QA happens, but the other case is the maintaining the backward compatibility.</w:t>
      </w:r>
      <w:r>
        <w:br/>
      </w:r>
      <w:r>
        <w:rPr>
          <w:rStyle w:val="VerbatimChar"/>
        </w:rPr>
        <w:t>1174.9 --&gt; 1180.6:  So it's going to allow, uh, the transaction of the classic signature signature, even after QA.</w:t>
      </w:r>
      <w:r>
        <w:br/>
      </w:r>
      <w:r>
        <w:rPr>
          <w:rStyle w:val="VerbatimChar"/>
        </w:rPr>
        <w:t>1180.8 --&gt; 1188.4:  So those dilemma, uh, those Dorban asset will be stolen by a doctor after the QA, uh, in this case.</w:t>
      </w:r>
      <w:r>
        <w:br/>
      </w:r>
      <w:r>
        <w:rPr>
          <w:rStyle w:val="VerbatimChar"/>
        </w:rPr>
        <w:t>1188.4 --&gt; 1198.9:  And this, uh, uh, monitoring migration is almost freezing the, uh,</w:t>
      </w:r>
      <w:r>
        <w:br/>
      </w:r>
      <w:r>
        <w:rPr>
          <w:rStyle w:val="VerbatimChar"/>
        </w:rPr>
        <w:t>1199.7 --&gt; 1203.7:  Dorban asset. So that's kind of getting the crits getting criticized as the,</w:t>
      </w:r>
      <w:r>
        <w:br/>
      </w:r>
      <w:r>
        <w:rPr>
          <w:rStyle w:val="VerbatimChar"/>
        </w:rPr>
        <w:t xml:space="preserve">1204.4 --&gt; 1208.2:  uh, like, you know, as damaging the core principle of the </w:t>
      </w:r>
      <w:r>
        <w:rPr>
          <w:rStyle w:val="VerbatimChar"/>
        </w:rPr>
        <w:lastRenderedPageBreak/>
        <w:t>blockchain,</w:t>
      </w:r>
      <w:r>
        <w:br/>
      </w:r>
      <w:r>
        <w:rPr>
          <w:rStyle w:val="VerbatimChar"/>
        </w:rPr>
        <w:t>1208.3 --&gt; 1213.3:  like censorship resistance. So it's gonna sacrifice in the decentralization in this</w:t>
      </w:r>
      <w:r>
        <w:br/>
      </w:r>
      <w:r>
        <w:rPr>
          <w:rStyle w:val="VerbatimChar"/>
        </w:rPr>
        <w:t>1213.3 --&gt; 1218.5:  dilemma, but, uh, this backward compatibility plan is allowing the</w:t>
      </w:r>
      <w:r>
        <w:br/>
      </w:r>
      <w:r>
        <w:rPr>
          <w:rStyle w:val="VerbatimChar"/>
        </w:rPr>
        <w:t>1218.5 --&gt; 1223.8:  kind of attacker to seize the fund. Uh, I mean, seize the Dorban asset. So</w:t>
      </w:r>
      <w:r>
        <w:br/>
      </w:r>
      <w:r>
        <w:rPr>
          <w:rStyle w:val="VerbatimChar"/>
        </w:rPr>
        <w:t>1224.5 --&gt; 1231.9:  that's risking the security for sure. Anyway, uh, to conclude my presentation. So here, what is,</w:t>
      </w:r>
      <w:r>
        <w:br/>
      </w:r>
      <w:r>
        <w:rPr>
          <w:rStyle w:val="VerbatimChar"/>
        </w:rPr>
        <w:t>1232.3 --&gt; 1239.0:  uh, after, you know, these, uh, extensive, uh, the literature review and so on, uh, what I</w:t>
      </w:r>
      <w:r>
        <w:br/>
      </w:r>
      <w:r>
        <w:rPr>
          <w:rStyle w:val="VerbatimChar"/>
        </w:rPr>
        <w:t>1239.7 --&gt; 1245.5:  thought, uh, missing in the current status is, uh, first of all, the migration requirements,</w:t>
      </w:r>
      <w:r>
        <w:br/>
      </w:r>
      <w:r>
        <w:rPr>
          <w:rStyle w:val="VerbatimChar"/>
        </w:rPr>
        <w:t>1246.0 --&gt; 1253.0:  there are no, like agreed upon migration requirements, like some, uh, study or, uh,</w:t>
      </w:r>
      <w:r>
        <w:br/>
      </w:r>
      <w:r>
        <w:rPr>
          <w:rStyle w:val="VerbatimChar"/>
        </w:rPr>
        <w:t>1253.2 --&gt; 1258.0:  defining some cryptographic requirements, like correctness, long-term integrity, and now</w:t>
      </w:r>
      <w:r>
        <w:br/>
      </w:r>
      <w:r>
        <w:rPr>
          <w:rStyle w:val="VerbatimChar"/>
        </w:rPr>
        <w:t>1258.0 --&gt; 1262.4:  first unforgivably, but I mean, this is really, this is really ideal. And there should be some</w:t>
      </w:r>
      <w:r>
        <w:br/>
      </w:r>
      <w:r>
        <w:rPr>
          <w:rStyle w:val="VerbatimChar"/>
        </w:rPr>
        <w:t>1262.4 --&gt; 1268.0:  practical requirements like, uh, security during the transition was the remedial mechanism for the</w:t>
      </w:r>
      <w:r>
        <w:br/>
      </w:r>
      <w:r>
        <w:rPr>
          <w:rStyle w:val="VerbatimChar"/>
        </w:rPr>
        <w:t>1268.0 --&gt; 1274.7:  asset. And also again, the other primitive should be other primitives, like rollout, I'm sorry.</w:t>
      </w:r>
      <w:r>
        <w:br/>
      </w:r>
      <w:r>
        <w:rPr>
          <w:rStyle w:val="VerbatimChar"/>
        </w:rPr>
        <w:t>1275.5 --&gt; 1283.6:  Uh, scaling a smart contract. I mean, those should be covered too. And like, first of all,</w:t>
      </w:r>
      <w:r>
        <w:br/>
      </w:r>
      <w:r>
        <w:rPr>
          <w:rStyle w:val="VerbatimChar"/>
        </w:rPr>
        <w:t>1283.6 --&gt; 1287.9:  I mean, before that, I mean, what's the definition of the PQC secure blockchain and what's the</w:t>
      </w:r>
      <w:r>
        <w:br/>
      </w:r>
      <w:r>
        <w:rPr>
          <w:rStyle w:val="VerbatimChar"/>
        </w:rPr>
        <w:t>1288.6 --&gt; 1296.1:  definition of the PQC migration completion, even those core, uh, definition are still quite vague</w:t>
      </w:r>
      <w:r>
        <w:br/>
      </w:r>
      <w:r>
        <w:rPr>
          <w:rStyle w:val="VerbatimChar"/>
        </w:rPr>
        <w:t>1296.6 --&gt; 1302.7:  and also the migration scope is important. Again, uh, Bitcoin quite focusing on the</w:t>
      </w:r>
      <w:r>
        <w:br/>
      </w:r>
      <w:r>
        <w:rPr>
          <w:rStyle w:val="VerbatimChar"/>
        </w:rPr>
        <w:t>1302.7 --&gt; 1307.1:  TICS transaction signature scheme migration. On the other hand, Ethereum discussion has</w:t>
      </w:r>
      <w:r>
        <w:br/>
      </w:r>
      <w:r>
        <w:rPr>
          <w:rStyle w:val="VerbatimChar"/>
        </w:rPr>
        <w:t>1307.1 --&gt; 1314.5:  been focused on the consensus layer, like BLS, BLS, my bad, sorry, BLS signature, uh, migration.</w:t>
      </w:r>
      <w:r>
        <w:br/>
      </w:r>
      <w:r>
        <w:rPr>
          <w:rStyle w:val="VerbatimChar"/>
        </w:rPr>
        <w:t>1315.2 --&gt; 1320.5:  Now, I mean, recently they kind of shifted to the, uh, execution layer too, but still,</w:t>
      </w:r>
      <w:r>
        <w:br/>
      </w:r>
      <w:r>
        <w:rPr>
          <w:rStyle w:val="VerbatimChar"/>
        </w:rPr>
        <w:t>1320.5 --&gt; 1328.1:  uh, it's kind of unbalanced yet, I guess. And, but again, what about the scale information and</w:t>
      </w:r>
      <w:r>
        <w:br/>
      </w:r>
      <w:r>
        <w:rPr>
          <w:rStyle w:val="VerbatimChar"/>
        </w:rPr>
        <w:t>1328.1 --&gt; 1333.7:  so on? Like, you know, the coverage of this migration, uh, should be also clearly defined</w:t>
      </w:r>
      <w:r>
        <w:br/>
      </w:r>
      <w:r>
        <w:rPr>
          <w:rStyle w:val="VerbatimChar"/>
        </w:rPr>
        <w:t>1333.7 --&gt; 1341.0:  before moving on to this specific discussion item. And also, uh, after that, the designing,</w:t>
      </w:r>
      <w:r>
        <w:br/>
      </w:r>
      <w:r>
        <w:rPr>
          <w:rStyle w:val="VerbatimChar"/>
        </w:rPr>
        <w:t>1341.2 --&gt; 1347.5:  you know, balance and incentive aligned migration strategy is important. Uh, as we saw, there seems</w:t>
      </w:r>
      <w:r>
        <w:br/>
      </w:r>
      <w:r>
        <w:rPr>
          <w:rStyle w:val="VerbatimChar"/>
        </w:rPr>
        <w:t>1347.5 --&gt; 1354.8:  to be no silver bullet in the blockchain PQC migration plans. It's like, it's like solving</w:t>
      </w:r>
      <w:r>
        <w:br/>
      </w:r>
      <w:r>
        <w:rPr>
          <w:rStyle w:val="VerbatimChar"/>
        </w:rPr>
        <w:t>1354.8 --&gt; 1360.7:  the game theory, you know, governance problem of motivating the majority of the stakeholders to</w:t>
      </w:r>
      <w:r>
        <w:br/>
      </w:r>
      <w:r>
        <w:rPr>
          <w:rStyle w:val="VerbatimChar"/>
        </w:rPr>
        <w:t xml:space="preserve">1360.7 --&gt; 1367.4:  participate actively in the migration. And it requires </w:t>
      </w:r>
      <w:r>
        <w:rPr>
          <w:rStyle w:val="VerbatimChar"/>
        </w:rPr>
        <w:lastRenderedPageBreak/>
        <w:t>the, you know, detailed, uh, analysis</w:t>
      </w:r>
      <w:r>
        <w:br/>
      </w:r>
      <w:r>
        <w:rPr>
          <w:rStyle w:val="VerbatimChar"/>
        </w:rPr>
        <w:t>1367.4 --&gt; 1375.8:  of the stakeholder interest again. And lastly, to give the path to the next presentation or</w:t>
      </w:r>
      <w:r>
        <w:br/>
      </w:r>
      <w:r>
        <w:rPr>
          <w:rStyle w:val="VerbatimChar"/>
        </w:rPr>
        <w:t>1375.8 --&gt; 1382.0:  discussion. Well, again, I mean, because we're having the competition, we need to discuss the,</w:t>
      </w:r>
      <w:r>
        <w:br/>
      </w:r>
      <w:r>
        <w:rPr>
          <w:rStyle w:val="VerbatimChar"/>
        </w:rPr>
        <w:t>1382.1 --&gt; 1389.7:  what's the evaluation metrics, is it a total overhead or migration speed or is there any,</w:t>
      </w:r>
      <w:r>
        <w:br/>
      </w:r>
      <w:r>
        <w:rPr>
          <w:rStyle w:val="VerbatimChar"/>
        </w:rPr>
        <w:t>1389.9 --&gt; 1398.2:  is there anything else? Okay. What, uh, yeah, let me briefly cover this. So again, I mean,</w:t>
      </w:r>
      <w:r>
        <w:br/>
      </w:r>
      <w:r>
        <w:rPr>
          <w:rStyle w:val="VerbatimChar"/>
        </w:rPr>
        <w:t>1398.2 --&gt; 1407.0:  the Dorman method is, uh, very like interesting for me, like drawing my attention. And so the</w:t>
      </w:r>
      <w:r>
        <w:br/>
      </w:r>
      <w:r>
        <w:rPr>
          <w:rStyle w:val="VerbatimChar"/>
        </w:rPr>
        <w:t>1407.0 --&gt; 1416.7:  model, the PQC migration, uh, academic model is, I'm sorry, the already proposed, uh, migration</w:t>
      </w:r>
      <w:r>
        <w:br/>
      </w:r>
      <w:r>
        <w:rPr>
          <w:rStyle w:val="VerbatimChar"/>
        </w:rPr>
        <w:t>1416.7 --&gt; 1422.3:  model is shown above, but the realistically because of the Dorman method, uh, there should</w:t>
      </w:r>
      <w:r>
        <w:br/>
      </w:r>
      <w:r>
        <w:rPr>
          <w:rStyle w:val="VerbatimChar"/>
        </w:rPr>
        <w:t>1422.3 --&gt; 1433.3:  be the other phase where like, uh, both the legitimate owner of the wallet and also the</w:t>
      </w:r>
      <w:r>
        <w:br/>
      </w:r>
      <w:r>
        <w:rPr>
          <w:rStyle w:val="VerbatimChar"/>
        </w:rPr>
        <w:t>1433.3 --&gt; 1442.5:  quantum attacker, uh, try to, you know, the fund around, uh, maybe, so this model is a little more</w:t>
      </w:r>
      <w:r>
        <w:br/>
      </w:r>
      <w:r>
        <w:rPr>
          <w:rStyle w:val="VerbatimChar"/>
        </w:rPr>
        <w:t>1442.5 --&gt; 1450.2:  realistic and maybe, you know, uh, start from, you know, thinking of this migration model formally</w:t>
      </w:r>
      <w:r>
        <w:br/>
      </w:r>
      <w:r>
        <w:rPr>
          <w:rStyle w:val="VerbatimChar"/>
        </w:rPr>
        <w:t>1450.2 --&gt; 1456.1:  could be a good starting point, uh, to think about the other, you know, discussion items.</w:t>
      </w:r>
      <w:r>
        <w:br/>
      </w:r>
      <w:r>
        <w:rPr>
          <w:rStyle w:val="VerbatimChar"/>
        </w:rPr>
        <w:t>1456.9 --&gt; 1460.0:  And that's conclude my presentation. Thank you for listening.</w:t>
      </w:r>
      <w:r>
        <w:br/>
      </w:r>
      <w:r>
        <w:rPr>
          <w:rStyle w:val="VerbatimChar"/>
        </w:rPr>
        <w:t>1464.5 --&gt; 1470.0:  Thanks for sharing Keegan. That was really comprehensive. I feel like I'm</w:t>
      </w:r>
      <w:r>
        <w:br/>
      </w:r>
      <w:r>
        <w:rPr>
          <w:rStyle w:val="VerbatimChar"/>
        </w:rPr>
        <w:t>1471.1 --&gt; 1477.0:  more knowledgeable about the path that we need to take in order to get PQC. I do have a couple</w:t>
      </w:r>
      <w:r>
        <w:br/>
      </w:r>
      <w:r>
        <w:rPr>
          <w:rStyle w:val="VerbatimChar"/>
        </w:rPr>
        <w:t>1477.0 --&gt; 1484.5:  questions and then I'll obviously open up to the room, uh, for comments. Uh, a couple of things</w:t>
      </w:r>
      <w:r>
        <w:br/>
      </w:r>
      <w:r>
        <w:rPr>
          <w:rStyle w:val="VerbatimChar"/>
        </w:rPr>
        <w:t>1484.5 --&gt; 1491.3:  that will the miners need to have new hardware, um, for this to happen was one of the questions</w:t>
      </w:r>
      <w:r>
        <w:br/>
      </w:r>
      <w:r>
        <w:rPr>
          <w:rStyle w:val="VerbatimChar"/>
        </w:rPr>
        <w:t>1491.3 --&gt; 1498.2:  that I had. And is that going to be like a cost or is that going to be, is it going to be a market</w:t>
      </w:r>
      <w:r>
        <w:br/>
      </w:r>
      <w:r>
        <w:rPr>
          <w:rStyle w:val="VerbatimChar"/>
        </w:rPr>
        <w:t>1498.2 --&gt; 1507.3:  that emerges because of that? Um, my second question was around like the zero knowledge proof,</w:t>
      </w:r>
      <w:r>
        <w:br/>
      </w:r>
      <w:r>
        <w:rPr>
          <w:rStyle w:val="VerbatimChar"/>
        </w:rPr>
        <w:t>1507.3 --&gt; 1519.9:  um, PQC, uh, key section and is it a mitigation if you can reduce the, um, like the required compute</w:t>
      </w:r>
      <w:r>
        <w:br/>
      </w:r>
      <w:r>
        <w:rPr>
          <w:rStyle w:val="VerbatimChar"/>
        </w:rPr>
        <w:t>1519.9 --&gt; 1528.6:  for a zero knowledge proof? Does that support that PQC, um, transition if, yeah, if CKPs can</w:t>
      </w:r>
      <w:r>
        <w:br/>
      </w:r>
      <w:r>
        <w:rPr>
          <w:rStyle w:val="VerbatimChar"/>
        </w:rPr>
        <w:t>1528.6 --&gt; 1536.2:  be computed more easily or with less compute, um, does that mean that we lean more in that direction</w:t>
      </w:r>
      <w:r>
        <w:br/>
      </w:r>
      <w:r>
        <w:rPr>
          <w:rStyle w:val="VerbatimChar"/>
        </w:rPr>
        <w:t>1536.2 --&gt; 1545.2:  versus the, uh, just retrofitting the PQC keys? All right. Rollback option. Yeah. They're my</w:t>
      </w:r>
      <w:r>
        <w:br/>
      </w:r>
      <w:r>
        <w:rPr>
          <w:rStyle w:val="VerbatimChar"/>
        </w:rPr>
        <w:t>1545.2 --&gt; 1553.4:  questions. Yeah. Thanks for asking. So talking about the, uh, miners hardware, well, I mean,</w:t>
      </w:r>
      <w:r>
        <w:br/>
      </w:r>
      <w:r>
        <w:rPr>
          <w:rStyle w:val="VerbatimChar"/>
        </w:rPr>
        <w:t>1553.4 --&gt; 1562.4:  obviously like, uh, they find the PQC signature, uh, can be done in the, like any, by any computer,</w:t>
      </w:r>
      <w:r>
        <w:br/>
      </w:r>
      <w:r>
        <w:rPr>
          <w:rStyle w:val="VerbatimChar"/>
        </w:rPr>
        <w:t xml:space="preserve">1562.8 --&gt; 1571.3:  any classical computer, but, um, I'm not very sure about </w:t>
      </w:r>
      <w:r>
        <w:rPr>
          <w:rStyle w:val="VerbatimChar"/>
        </w:rPr>
        <w:lastRenderedPageBreak/>
        <w:t>the, you know, uh, the implementation</w:t>
      </w:r>
      <w:r>
        <w:br/>
      </w:r>
      <w:r>
        <w:rPr>
          <w:rStyle w:val="VerbatimChar"/>
        </w:rPr>
        <w:t>1571.3 --&gt; 1579.1:  level, uh, you know, optimal optimization of the verification or signing for those PQC signature.</w:t>
      </w:r>
      <w:r>
        <w:br/>
      </w:r>
      <w:r>
        <w:rPr>
          <w:rStyle w:val="VerbatimChar"/>
        </w:rPr>
        <w:t>1581.8 --&gt; 1589.1:  But, uh, well, but talking about the profitability of, I'm sorry, I got confused between miner and</w:t>
      </w:r>
      <w:r>
        <w:br/>
      </w:r>
      <w:r>
        <w:rPr>
          <w:rStyle w:val="VerbatimChar"/>
        </w:rPr>
        <w:t>1589.1 --&gt; 1596.3:  node, but if you're talking about miner, then I mean, anyway, I'm don't really see the direction</w:t>
      </w:r>
      <w:r>
        <w:br/>
      </w:r>
      <w:r>
        <w:rPr>
          <w:rStyle w:val="VerbatimChar"/>
        </w:rPr>
        <w:t>1596.3 --&gt; 1603.1:  within the community saying like, uh, we need to change the structure of the hash function being</w:t>
      </w:r>
      <w:r>
        <w:br/>
      </w:r>
      <w:r>
        <w:rPr>
          <w:rStyle w:val="VerbatimChar"/>
        </w:rPr>
        <w:t>1603.1 --&gt; 1609.8:  used in the proof of work. So, um, in terms of the profitability of those miner, then I don't</w:t>
      </w:r>
      <w:r>
        <w:br/>
      </w:r>
      <w:r>
        <w:rPr>
          <w:rStyle w:val="VerbatimChar"/>
        </w:rPr>
        <w:t>1609.8 --&gt; 1616.3:  really see the, a lot of possibility that, you know, the new hardware specifically designed for</w:t>
      </w:r>
      <w:r>
        <w:br/>
      </w:r>
      <w:r>
        <w:rPr>
          <w:rStyle w:val="VerbatimChar"/>
        </w:rPr>
        <w:t>1616.3 --&gt; 1623.6:  the PQC, uh, post-quantum world will emerge and making a new market, but I might be wrong on this.</w:t>
      </w:r>
      <w:r>
        <w:br/>
      </w:r>
      <w:r>
        <w:rPr>
          <w:rStyle w:val="VerbatimChar"/>
        </w:rPr>
        <w:t>1624.4 --&gt; 1631.4:  No, that was the question. So if, so it's more important for node operators to like upgrade.</w:t>
      </w:r>
      <w:r>
        <w:br/>
      </w:r>
      <w:r>
        <w:rPr>
          <w:rStyle w:val="VerbatimChar"/>
        </w:rPr>
        <w:t>1631.5 --&gt; 1640.4:  Well, yeah, yeah, yeah. Yeah. For enhancing the, uh, throughput then, yeah, I think it's, oh.</w:t>
      </w:r>
      <w:r>
        <w:br/>
      </w:r>
      <w:r>
        <w:rPr>
          <w:rStyle w:val="VerbatimChar"/>
        </w:rPr>
        <w:t>1641.0 --&gt; 1647.9:  Uh, so on top of the Ethereum, we don't need any hardware. Uh, we're just only using the CPU.</w:t>
      </w:r>
      <w:r>
        <w:br/>
      </w:r>
      <w:r>
        <w:rPr>
          <w:rStyle w:val="VerbatimChar"/>
        </w:rPr>
        <w:t>1647.9 --&gt; 1655.9:  Uh, we need, uh, Poseidon too, and, uh, we're building some kind of XMSS signature schemes</w:t>
      </w:r>
      <w:r>
        <w:br/>
      </w:r>
      <w:r>
        <w:rPr>
          <w:rStyle w:val="VerbatimChar"/>
        </w:rPr>
        <w:t>1655.9 --&gt; 1661.4:  and verify on GKBM and GKBM on the, just only CPU.</w:t>
      </w:r>
      <w:r>
        <w:br/>
      </w:r>
      <w:r>
        <w:rPr>
          <w:rStyle w:val="VerbatimChar"/>
        </w:rPr>
        <w:t>1664.5 --&gt; 1667.0:  Yeah. Thank you for adding the detail.</w:t>
      </w:r>
      <w:r>
        <w:br/>
      </w:r>
      <w:r>
        <w:rPr>
          <w:rStyle w:val="VerbatimChar"/>
        </w:rPr>
        <w:t>1668.1 --&gt; 1676.6:  Well, actually that brings one question from my side. So, uh, what's the Poseidon aiming for?</w:t>
      </w:r>
      <w:r>
        <w:br/>
      </w:r>
      <w:r>
        <w:rPr>
          <w:rStyle w:val="VerbatimChar"/>
        </w:rPr>
        <w:t>1676.6 --&gt; 1681.9:  I, I got, I saw some, you know, Ethereum community news, like Poseidon, I mean,</w:t>
      </w:r>
      <w:r>
        <w:br/>
      </w:r>
      <w:r>
        <w:rPr>
          <w:rStyle w:val="VerbatimChar"/>
        </w:rPr>
        <w:t>1681.9 --&gt; 1688.4:  the competition for Poseidon happened, right? Uh, so we, uh, so on the Ethereum front, uh,</w:t>
      </w:r>
      <w:r>
        <w:br/>
      </w:r>
      <w:r>
        <w:rPr>
          <w:rStyle w:val="VerbatimChar"/>
        </w:rPr>
        <w:t>1689.6 --&gt; 1696.9:  on top of the consensus layer, we just bring, uh, PLS to XMSS aggregation scheme.</w:t>
      </w:r>
      <w:r>
        <w:br/>
      </w:r>
      <w:r>
        <w:rPr>
          <w:rStyle w:val="VerbatimChar"/>
        </w:rPr>
        <w:t>1697.3 --&gt; 1701.2:  Right. And in XMSS, we're using the Poseidon too.</w:t>
      </w:r>
      <w:r>
        <w:br/>
      </w:r>
      <w:r>
        <w:rPr>
          <w:rStyle w:val="VerbatimChar"/>
        </w:rPr>
        <w:t>1702.6 --&gt; 1704.0:  Okay. I get it. Okay.</w:t>
      </w:r>
      <w:r>
        <w:br/>
      </w:r>
      <w:r>
        <w:rPr>
          <w:rStyle w:val="VerbatimChar"/>
        </w:rPr>
        <w:t>1704.0 --&gt; 1708.4:  It's specifically for XMSS. Got it. Got it. Got it. Thank you so much.</w:t>
      </w:r>
      <w:r>
        <w:br/>
      </w:r>
      <w:r>
        <w:rPr>
          <w:rStyle w:val="VerbatimChar"/>
        </w:rPr>
        <w:t>1710.2 --&gt; 1717.2:  So also talking about the second question from Mitchell about the, uh, PQZKP, uh,</w:t>
      </w:r>
      <w:r>
        <w:br/>
      </w:r>
      <w:r>
        <w:rPr>
          <w:rStyle w:val="VerbatimChar"/>
        </w:rPr>
        <w:t>1717.4 --&gt; 1724.0:  in optimization, obviously the aggregation, uh, for, uh, aggregation of those ZKP, uh,</w:t>
      </w:r>
      <w:r>
        <w:br/>
      </w:r>
      <w:r>
        <w:rPr>
          <w:rStyle w:val="VerbatimChar"/>
        </w:rPr>
        <w:t>1724.0 --&gt; 1728.7:  for enhancing the, you know, throughput and also the verification, uh, for optimizing</w:t>
      </w:r>
      <w:r>
        <w:br/>
      </w:r>
      <w:r>
        <w:rPr>
          <w:rStyle w:val="VerbatimChar"/>
        </w:rPr>
        <w:t>1728.7 --&gt; 1737.0:  the verification cost is proposed. And I mean, even any proposal found in, uh, both community,</w:t>
      </w:r>
      <w:r>
        <w:br/>
      </w:r>
      <w:r>
        <w:rPr>
          <w:rStyle w:val="VerbatimChar"/>
        </w:rPr>
        <w:t>1737.1 --&gt; 1743.5:  I mean, production communities about the use of, uh, you know, those ZKP are kind of,</w:t>
      </w:r>
      <w:r>
        <w:br/>
      </w:r>
      <w:r>
        <w:rPr>
          <w:rStyle w:val="VerbatimChar"/>
        </w:rPr>
        <w:t>1743.5 --&gt; 1750.2:  are already assuming the use of aggregation, uh, you know, for the performance optimization.</w:t>
      </w:r>
      <w:r>
        <w:br/>
      </w:r>
      <w:r>
        <w:rPr>
          <w:rStyle w:val="VerbatimChar"/>
        </w:rPr>
        <w:t xml:space="preserve">1750.7 --&gt; 1752.6:  Does that answer my question? Does that answer to your </w:t>
      </w:r>
      <w:r>
        <w:rPr>
          <w:rStyle w:val="VerbatimChar"/>
        </w:rPr>
        <w:lastRenderedPageBreak/>
        <w:t>question?</w:t>
      </w:r>
      <w:r>
        <w:br/>
      </w:r>
      <w:r>
        <w:rPr>
          <w:rStyle w:val="VerbatimChar"/>
        </w:rPr>
        <w:t>1758.5 --&gt; 1764.3:  No, no, I answered to the Mitchell's question. Mitchell's second question about the</w:t>
      </w:r>
      <w:r>
        <w:br/>
      </w:r>
      <w:r>
        <w:rPr>
          <w:rStyle w:val="VerbatimChar"/>
        </w:rPr>
        <w:t>1765.4 --&gt; 1770.5:  ZKP, I mean, optimization. And so the aggregation might be the answer for that.</w:t>
      </w:r>
      <w:r>
        <w:br/>
      </w:r>
      <w:r>
        <w:rPr>
          <w:rStyle w:val="VerbatimChar"/>
        </w:rPr>
        <w:t>1772.4 --&gt; 1780.0:  Yeah, I think so. Um, I'm not totally sure. I just assume that over time we're going to be</w:t>
      </w:r>
      <w:r>
        <w:br/>
      </w:r>
      <w:r>
        <w:rPr>
          <w:rStyle w:val="VerbatimChar"/>
        </w:rPr>
        <w:t>1780.0 --&gt; 1788.5:  getting better at, um, computing ZKPs and that could run in parallel with this work.</w:t>
      </w:r>
      <w:r>
        <w:br/>
      </w:r>
      <w:r>
        <w:rPr>
          <w:rStyle w:val="VerbatimChar"/>
        </w:rPr>
        <w:t>1790.9 --&gt; 1791.4:  Got it.</w:t>
      </w:r>
      <w:r>
        <w:br/>
      </w:r>
      <w:r>
        <w:rPr>
          <w:rStyle w:val="VerbatimChar"/>
        </w:rPr>
        <w:t>1808.7 --&gt; 1812.7:  Uh, do we have any other questions from the room from all four Keegan?</w:t>
      </w:r>
      <w:r>
        <w:br/>
      </w:r>
      <w:r>
        <w:rPr>
          <w:rStyle w:val="VerbatimChar"/>
        </w:rPr>
        <w:t>1815.4 --&gt; 1816.4:  Otherwise we can</w:t>
      </w:r>
      <w:r>
        <w:br/>
      </w:r>
      <w:r>
        <w:rPr>
          <w:rStyle w:val="VerbatimChar"/>
        </w:rPr>
        <w:t>1825.3 --&gt; 1834.9:  Thanks for the presentation. I have one question. You refer to the post-quantum address, uh,</w:t>
      </w:r>
      <w:r>
        <w:br/>
      </w:r>
      <w:r>
        <w:rPr>
          <w:rStyle w:val="VerbatimChar"/>
        </w:rPr>
        <w:t>1835.0 --&gt; 1849.8:  no, maybe you saw, you said that non-reused address is post-quantum. Um, maybe I think it</w:t>
      </w:r>
      <w:r>
        <w:br/>
      </w:r>
      <w:r>
        <w:rPr>
          <w:rStyle w:val="VerbatimChar"/>
        </w:rPr>
        <w:t>1849.8 --&gt; 1864.7:  depends on the expectation, like when we broadcast our transaction in MEMPU and if MEMPU takes one</w:t>
      </w:r>
      <w:r>
        <w:br/>
      </w:r>
      <w:r>
        <w:rPr>
          <w:rStyle w:val="VerbatimChar"/>
        </w:rPr>
        <w:t>1864.7 --&gt; 1874.7:  hour, quantum computer can break their, you know, exposed signature, you know, by the way. So</w:t>
      </w:r>
      <w:r>
        <w:br/>
      </w:r>
      <w:r>
        <w:rPr>
          <w:rStyle w:val="VerbatimChar"/>
        </w:rPr>
        <w:t>1875.5 --&gt; 1884.1:  maybe it's quite tiny point to discuss, but yeah, it might be possible that we can not call the</w:t>
      </w:r>
      <w:r>
        <w:br/>
      </w:r>
      <w:r>
        <w:rPr>
          <w:rStyle w:val="VerbatimChar"/>
        </w:rPr>
        <w:t>1885.6 --&gt; 1894.0:  non-reused address as a post-quantum when it comes to, yeah, there are some expectation,</w:t>
      </w:r>
      <w:r>
        <w:br/>
      </w:r>
      <w:r>
        <w:rPr>
          <w:rStyle w:val="VerbatimChar"/>
        </w:rPr>
        <w:t>1894.9 --&gt; 1899.7:  like post-quantum computer, quantum computer can break their</w:t>
      </w:r>
      <w:r>
        <w:br/>
      </w:r>
      <w:r>
        <w:rPr>
          <w:rStyle w:val="VerbatimChar"/>
        </w:rPr>
        <w:t>1902.3 --&gt; 1911.2:  public key, uh, from signature information, uh, in one hour, for example. So do you think we have</w:t>
      </w:r>
      <w:r>
        <w:br/>
      </w:r>
      <w:r>
        <w:rPr>
          <w:rStyle w:val="VerbatimChar"/>
        </w:rPr>
        <w:t>1911.2 --&gt; 1920.1:  to define the scope, like, uh, quantum computer's ability is in this scope or in that scope or</w:t>
      </w:r>
      <w:r>
        <w:br/>
      </w:r>
      <w:r>
        <w:rPr>
          <w:rStyle w:val="VerbatimChar"/>
        </w:rPr>
        <w:t>1920.1 --&gt; 1926.7:  something like that? Do you, do we have to do that? Yeah. Thanks for asking. So that point is</w:t>
      </w:r>
      <w:r>
        <w:br/>
      </w:r>
      <w:r>
        <w:rPr>
          <w:rStyle w:val="VerbatimChar"/>
        </w:rPr>
        <w:t>1926.7 --&gt; 1933.1:  actually, uh, the terminology for that point is called long-term attack and short-term attack.</w:t>
      </w:r>
      <w:r>
        <w:br/>
      </w:r>
      <w:r>
        <w:rPr>
          <w:rStyle w:val="VerbatimChar"/>
        </w:rPr>
        <w:t>1933.4 --&gt; 1938.3:  And so the long-term attack is, you know, where the quantum computer, the quantum attacker has</w:t>
      </w:r>
      <w:r>
        <w:br/>
      </w:r>
      <w:r>
        <w:rPr>
          <w:rStyle w:val="VerbatimChar"/>
        </w:rPr>
        <w:t>1938.3 --&gt; 1946.6:  enough time to, you know, run the short algorithm and get the, uh, signing key. And that is aiming</w:t>
      </w:r>
      <w:r>
        <w:br/>
      </w:r>
      <w:r>
        <w:rPr>
          <w:rStyle w:val="VerbatimChar"/>
        </w:rPr>
        <w:t>1946.6 --&gt; 1952.9:  the, you know, publicly exposed address. And the short-term attack is what you mentioned, you know,</w:t>
      </w:r>
      <w:r>
        <w:br/>
      </w:r>
      <w:r>
        <w:rPr>
          <w:rStyle w:val="VerbatimChar"/>
        </w:rPr>
        <w:t>1952.9 --&gt; 1960.1:  that attack against the mempool. So, uh, even the address is not non-reused, uh, once it's</w:t>
      </w:r>
      <w:r>
        <w:br/>
      </w:r>
      <w:r>
        <w:rPr>
          <w:rStyle w:val="VerbatimChar"/>
        </w:rPr>
        <w:t>1960.1 --&gt; 1968.0:  broadcasted to the mempool, then that's going to be, uh, the target, uh, of the, of that attack,</w:t>
      </w:r>
      <w:r>
        <w:br/>
      </w:r>
      <w:r>
        <w:rPr>
          <w:rStyle w:val="VerbatimChar"/>
        </w:rPr>
        <w:t>1968.2 --&gt; 1974.8:  that type of attack. And well, talking about this, talking about the definition of the</w:t>
      </w:r>
      <w:r>
        <w:br/>
      </w:r>
      <w:r>
        <w:rPr>
          <w:rStyle w:val="VerbatimChar"/>
        </w:rPr>
        <w:t>1974.8 --&gt; 1982.5:  post-quantum address, then I personally believe that post-quantum address should mean, uh,</w:t>
      </w:r>
      <w:r>
        <w:br/>
      </w:r>
      <w:r>
        <w:rPr>
          <w:rStyle w:val="VerbatimChar"/>
        </w:rPr>
        <w:t xml:space="preserve">1982.9 --&gt; 1992.7:  the address that, uh, the address whose, uh, public key, </w:t>
      </w:r>
      <w:r>
        <w:rPr>
          <w:rStyle w:val="VerbatimChar"/>
        </w:rPr>
        <w:lastRenderedPageBreak/>
        <w:t>I'm sorry, whose verification</w:t>
      </w:r>
      <w:r>
        <w:br/>
      </w:r>
      <w:r>
        <w:rPr>
          <w:rStyle w:val="VerbatimChar"/>
        </w:rPr>
        <w:t>1992.7 --&gt; 1999.3:  can finding keys, the post-quantum signature algorithm based. That is the, maybe the</w:t>
      </w:r>
      <w:r>
        <w:br/>
      </w:r>
      <w:r>
        <w:rPr>
          <w:rStyle w:val="VerbatimChar"/>
        </w:rPr>
        <w:t>1999.3 --&gt; 2005.1:  clearest definition of the post-quantum address and whether we can say that such, you know,</w:t>
      </w:r>
      <w:r>
        <w:br/>
      </w:r>
      <w:r>
        <w:rPr>
          <w:rStyle w:val="VerbatimChar"/>
        </w:rPr>
        <w:t>2005.4 --&gt; 2012.6:  others non-reused, uh, addresses as the quantum, as the peak, I'm sorry, as the post-quantum address</w:t>
      </w:r>
      <w:r>
        <w:br/>
      </w:r>
      <w:r>
        <w:rPr>
          <w:rStyle w:val="VerbatimChar"/>
        </w:rPr>
        <w:t>2012.9 --&gt; 2020.2:  I'm kind of skeptical. I mean, I might think that'll be anyway, a quantum vulnerable address</w:t>
      </w:r>
      <w:r>
        <w:br/>
      </w:r>
      <w:r>
        <w:rPr>
          <w:rStyle w:val="VerbatimChar"/>
        </w:rPr>
        <w:t>2020.2 --&gt; 2028.6:  because again, as you said, even the address, uh, is normally used, that's going to be, uh,</w:t>
      </w:r>
      <w:r>
        <w:br/>
      </w:r>
      <w:r>
        <w:rPr>
          <w:rStyle w:val="VerbatimChar"/>
        </w:rPr>
        <w:t>2028.6 --&gt; 2034.3:  the subject to the short-term attack by the quantum computer. So that's all.</w:t>
      </w:r>
      <w:r>
        <w:br/>
      </w:r>
      <w:r>
        <w:rPr>
          <w:rStyle w:val="VerbatimChar"/>
        </w:rPr>
        <w:t>2034.6 --&gt; 2038.8:  Maybe I, I understood how your presentation, I guess. Yeah. Thanks so much.</w:t>
      </w:r>
      <w:r>
        <w:br/>
      </w:r>
      <w:r>
        <w:rPr>
          <w:rStyle w:val="VerbatimChar"/>
        </w:rPr>
        <w:t>2039.6 --&gt; 2046.6:  Thank you so much. Um, so basically the post-quantum address is, uh, you know,</w:t>
      </w:r>
      <w:r>
        <w:br/>
      </w:r>
      <w:r>
        <w:rPr>
          <w:rStyle w:val="VerbatimChar"/>
        </w:rPr>
        <w:t>2046.7 --&gt; 2055.0:  based on the long-term post-quantum resistant in your definition. And we don't, so all the</w:t>
      </w:r>
      <w:r>
        <w:br/>
      </w:r>
      <w:r>
        <w:rPr>
          <w:rStyle w:val="VerbatimChar"/>
        </w:rPr>
        <w:t>2055.0 --&gt; 2067.3:  short-term attackable addresses will be classified as a non-quantum, uh, address. Is that correct?</w:t>
      </w:r>
      <w:r>
        <w:br/>
      </w:r>
      <w:r>
        <w:rPr>
          <w:rStyle w:val="VerbatimChar"/>
        </w:rPr>
        <w:t>2068.4 --&gt; 2076.5:  Yes. Short, any address, uh, can be, that can be subject to the either short-term attack,</w:t>
      </w:r>
      <w:r>
        <w:br/>
      </w:r>
      <w:r>
        <w:rPr>
          <w:rStyle w:val="VerbatimChar"/>
        </w:rPr>
        <w:t>2076.7 --&gt; 2084.5:  long-term attack, they'll be quantum vulnerable address, non-peaky. Yeah. Yeah. That's my, yeah.</w:t>
      </w:r>
      <w:r>
        <w:br/>
      </w:r>
      <w:r>
        <w:rPr>
          <w:rStyle w:val="VerbatimChar"/>
        </w:rPr>
        <w:t>2086.0 --&gt; 2087.4:  That's how I define it.</w:t>
      </w:r>
      <w:r>
        <w:br/>
      </w:r>
      <w:r>
        <w:rPr>
          <w:rStyle w:val="VerbatimChar"/>
        </w:rPr>
        <w:t>2093.1 --&gt; 2094.6:  Any other good questions?</w:t>
      </w:r>
      <w:r>
        <w:br/>
      </w:r>
      <w:r>
        <w:rPr>
          <w:rStyle w:val="VerbatimChar"/>
        </w:rPr>
        <w:t>2105.2 --&gt; 2105.6:  Okay.</w:t>
      </w:r>
      <w:r>
        <w:br/>
      </w:r>
      <w:r>
        <w:rPr>
          <w:rStyle w:val="VerbatimChar"/>
        </w:rPr>
        <w:t>2110.1 --&gt; 2114.9:  More just, uh, I just wanted to comment that I really, um, uh, sorry, this is Carol House. Um,</w:t>
      </w:r>
      <w:r>
        <w:br/>
      </w:r>
      <w:r>
        <w:rPr>
          <w:rStyle w:val="VerbatimChar"/>
        </w:rPr>
        <w:t>2114.9 --&gt; 2119.8:  I just wanted to comment that I'm, I really, I'm glad that you were accounting for the issue of</w:t>
      </w:r>
      <w:r>
        <w:br/>
      </w:r>
      <w:r>
        <w:rPr>
          <w:rStyle w:val="VerbatimChar"/>
        </w:rPr>
        <w:t>2119.8 --&gt; 2124.8:  like trust in the system and impact on users. Cause I think some of the different options,</w:t>
      </w:r>
      <w:r>
        <w:br/>
      </w:r>
      <w:r>
        <w:rPr>
          <w:rStyle w:val="VerbatimChar"/>
        </w:rPr>
        <w:t>2124.8 --&gt; 2130.7:  like if you have to put into a sentence, like what, what some of those decisions may mean,</w:t>
      </w:r>
      <w:r>
        <w:br/>
      </w:r>
      <w:r>
        <w:rPr>
          <w:rStyle w:val="VerbatimChar"/>
        </w:rPr>
        <w:t>2130.8 --&gt; 2137.5:  if the more centralized players in the space, like devs and miners end up making the decisions</w:t>
      </w:r>
      <w:r>
        <w:br/>
      </w:r>
      <w:r>
        <w:rPr>
          <w:rStyle w:val="VerbatimChar"/>
        </w:rPr>
        <w:t>2137.5 --&gt; 2142.7:  that benefit them over the users, what that will do to the ecosystem, um, for Bitcoin specifically,</w:t>
      </w:r>
      <w:r>
        <w:br/>
      </w:r>
      <w:r>
        <w:rPr>
          <w:rStyle w:val="VerbatimChar"/>
        </w:rPr>
        <w:t>2142.7 --&gt; 2146.8:  I think this is going to be, it's, it's really interesting. So overall, just, um, really</w:t>
      </w:r>
      <w:r>
        <w:br/>
      </w:r>
      <w:r>
        <w:rPr>
          <w:rStyle w:val="VerbatimChar"/>
        </w:rPr>
        <w:t>2146.8 --&gt; 2151.7:  fantastic overview, um, and assessment of the trade-offs. Thank you so much.</w:t>
      </w:r>
      <w:r>
        <w:br/>
      </w:r>
      <w:r>
        <w:rPr>
          <w:rStyle w:val="VerbatimChar"/>
        </w:rPr>
        <w:t>2155.7 --&gt; 2162.1:  I off that comment to do we see a world where Bitcoin is almost</w:t>
      </w:r>
      <w:r>
        <w:br/>
      </w:r>
      <w:r>
        <w:rPr>
          <w:rStyle w:val="VerbatimChar"/>
        </w:rPr>
        <w:t>2162.1 --&gt; 2171.7:  like the Guinea pig of this situation that as the, anyway, I'll just leave that one there.</w:t>
      </w:r>
      <w:r>
        <w:br/>
      </w:r>
      <w:r>
        <w:rPr>
          <w:rStyle w:val="VerbatimChar"/>
        </w:rPr>
        <w:t>2180.4 --&gt; 2189.0:  Yes. Thank you for the presentation. So please show us the slide about the key side comparison.</w:t>
      </w:r>
      <w:r>
        <w:br/>
      </w:r>
      <w:r>
        <w:rPr>
          <w:rStyle w:val="VerbatimChar"/>
        </w:rPr>
        <w:lastRenderedPageBreak/>
        <w:t>2190.1 --&gt; 2201.1:  Maybe the page nine or seven. The choice of the algorithm should be decided by each committee.</w:t>
      </w:r>
      <w:r>
        <w:br/>
      </w:r>
      <w:r>
        <w:rPr>
          <w:rStyle w:val="VerbatimChar"/>
        </w:rPr>
        <w:t>2201.1 --&gt; 2218.5:  So now I'm interested in the SKU sign one, the last of the comparison slide. So we can see that</w:t>
      </w:r>
      <w:r>
        <w:br/>
      </w:r>
      <w:r>
        <w:rPr>
          <w:rStyle w:val="VerbatimChar"/>
        </w:rPr>
        <w:t>2219.5 --&gt; 2227.1:  this algorithm has the key side and also the signature side that is so very short.</w:t>
      </w:r>
      <w:r>
        <w:br/>
      </w:r>
      <w:r>
        <w:rPr>
          <w:rStyle w:val="VerbatimChar"/>
        </w:rPr>
        <w:t>2227.1 --&gt; 2235.4:  So it is a so big, uh, the advantage for the PQC migration blockchain. So, uh, but the</w:t>
      </w:r>
      <w:r>
        <w:br/>
      </w:r>
      <w:r>
        <w:rPr>
          <w:rStyle w:val="VerbatimChar"/>
        </w:rPr>
        <w:t>2235.4 --&gt; 2241.6:  opportunity that we know that the SKU, uh, SKU sign, uh, dropped out, uh, from the list competition</w:t>
      </w:r>
      <w:r>
        <w:br/>
      </w:r>
      <w:r>
        <w:rPr>
          <w:rStyle w:val="VerbatimChar"/>
        </w:rPr>
        <w:t>2241.6 --&gt; 2249.1:  at the bat, uh, SKU sign version two, uh, released. So we can see that the, uh, the choice of the,</w:t>
      </w:r>
      <w:r>
        <w:br/>
      </w:r>
      <w:r>
        <w:rPr>
          <w:rStyle w:val="VerbatimChar"/>
        </w:rPr>
        <w:t>2249.2 --&gt; 2255.1:  uh, the algorithm, uh, that should be, uh, uh, decided, uh, by the, uh, by the each committee.</w:t>
      </w:r>
      <w:r>
        <w:br/>
      </w:r>
      <w:r>
        <w:rPr>
          <w:rStyle w:val="VerbatimChar"/>
        </w:rPr>
        <w:t>2255.1 --&gt; 2263.5:  So the, uh, the choice of the, uh, choice about, uh, uh, the choice of, uh, the SKU sign is, uh,</w:t>
      </w:r>
      <w:r>
        <w:br/>
      </w:r>
      <w:r>
        <w:rPr>
          <w:rStyle w:val="VerbatimChar"/>
        </w:rPr>
        <w:t>2263.5 --&gt; 2269.3:  uh, uh, reasonable for, uh, the blockchain committee. Uh, do you think about it?</w:t>
      </w:r>
      <w:r>
        <w:br/>
      </w:r>
      <w:r>
        <w:rPr>
          <w:rStyle w:val="VerbatimChar"/>
        </w:rPr>
        <w:t>2272.9 --&gt; 2279.0:  Oh, sorry. Could you repeat the question again? So I'm talking about the signature side. So, uh,</w:t>
      </w:r>
      <w:r>
        <w:br/>
      </w:r>
      <w:r>
        <w:rPr>
          <w:rStyle w:val="VerbatimChar"/>
        </w:rPr>
        <w:t>2279.0 --&gt; 2291.8:  well, if I understand it correctly, well, I mean, yeah, though the signature employed, uh, for,</w:t>
      </w:r>
      <w:r>
        <w:br/>
      </w:r>
      <w:r>
        <w:rPr>
          <w:rStyle w:val="VerbatimChar"/>
        </w:rPr>
        <w:t>2291.9 --&gt; 2298.9:  for that specific blockchain, it's actually, you know, the decision made by the community. Right.</w:t>
      </w:r>
      <w:r>
        <w:br/>
      </w:r>
      <w:r>
        <w:rPr>
          <w:rStyle w:val="VerbatimChar"/>
        </w:rPr>
        <w:t>2299.2 --&gt; 2306.6:  And I guess the reason, I mean, why, you know, the SKU side sign, uh, it's not, it's not the</w:t>
      </w:r>
      <w:r>
        <w:br/>
      </w:r>
      <w:r>
        <w:rPr>
          <w:rStyle w:val="VerbatimChar"/>
        </w:rPr>
        <w:t>2306.6 --&gt; 2312.6:  option I see widely in the community is the high signing costs in this, uh, and also the</w:t>
      </w:r>
      <w:r>
        <w:br/>
      </w:r>
      <w:r>
        <w:rPr>
          <w:rStyle w:val="VerbatimChar"/>
        </w:rPr>
        <w:t>2312.6 --&gt; 2319.1:  high verification costs at the same time. So maybe the blockchain committee are kind of hate,</w:t>
      </w:r>
      <w:r>
        <w:br/>
      </w:r>
      <w:r>
        <w:rPr>
          <w:rStyle w:val="VerbatimChar"/>
        </w:rPr>
        <w:t>2319.2 --&gt; 2324.8:  like, uh, employing such, you know, high cost in the signing the verification. That's my</w:t>
      </w:r>
      <w:r>
        <w:br/>
      </w:r>
      <w:r>
        <w:rPr>
          <w:rStyle w:val="VerbatimChar"/>
        </w:rPr>
        <w:t>2324.8 --&gt; 2334.0:  understanding, but, uh, well, does that, does that answer your question? Yeah. Yeah. Yeah.</w:t>
      </w:r>
      <w:r>
        <w:br/>
      </w:r>
      <w:r>
        <w:rPr>
          <w:rStyle w:val="VerbatimChar"/>
        </w:rPr>
        <w:t>2334.0 --&gt; 2340.6:  Thank you so much. So we, we have to care about the, the, the variety, variety of that.</w:t>
      </w:r>
      <w:r>
        <w:br/>
      </w:r>
      <w:r>
        <w:rPr>
          <w:rStyle w:val="VerbatimChar"/>
        </w:rPr>
        <w:t>2341.0 --&gt; 2342.1:  Yeah. Yeah. Yeah.</w:t>
      </w:r>
      <w:r>
        <w:br/>
      </w:r>
      <w:r>
        <w:rPr>
          <w:rStyle w:val="VerbatimChar"/>
        </w:rPr>
        <w:t>2342.1 --&gt; 2343.0:  Signature algorithms.</w:t>
      </w:r>
      <w:r>
        <w:br/>
      </w:r>
      <w:r>
        <w:rPr>
          <w:rStyle w:val="VerbatimChar"/>
        </w:rPr>
        <w:t>2343.3 --&gt; 2343.9:  Yeah, for sure.</w:t>
      </w:r>
      <w:r>
        <w:br/>
      </w:r>
      <w:r>
        <w:rPr>
          <w:rStyle w:val="VerbatimChar"/>
        </w:rPr>
        <w:t>2344.1 --&gt; 2351.7:  The one, one committee, uh, uh, maybe, uh, maybe, uh, uh, maybe, uh, make the decision, uh, uh,</w:t>
      </w:r>
      <w:r>
        <w:br/>
      </w:r>
      <w:r>
        <w:rPr>
          <w:rStyle w:val="VerbatimChar"/>
        </w:rPr>
        <w:t>2351.7 --&gt; 2360.8:  to use the, this kind of the, uh, uh, uh, this kind of the bad, bad algorithm.</w:t>
      </w:r>
      <w:r>
        <w:br/>
      </w:r>
      <w:r>
        <w:rPr>
          <w:rStyle w:val="VerbatimChar"/>
        </w:rPr>
        <w:t>2360.8 --&gt; 2371.3:  Uh, that, that means that the, uh, uh, also the, uh, NIST competition, uh, uh, uh, I think that</w:t>
      </w:r>
      <w:r>
        <w:br/>
      </w:r>
      <w:r>
        <w:rPr>
          <w:rStyle w:val="VerbatimChar"/>
        </w:rPr>
        <w:t>2371.3 --&gt; 2377.9:  the NIST competition is, uh, the, uh, uh, one of, uh, one of the choice. So that we should, should,</w:t>
      </w:r>
      <w:r>
        <w:br/>
      </w:r>
      <w:r>
        <w:rPr>
          <w:rStyle w:val="VerbatimChar"/>
        </w:rPr>
        <w:t>2378.2 --&gt; 2387.2:  should care about, and also the, uh, study, and all, all, all of the, uh, uh, all of the, uh,</w:t>
      </w:r>
      <w:r>
        <w:br/>
      </w:r>
      <w:r>
        <w:rPr>
          <w:rStyle w:val="VerbatimChar"/>
        </w:rPr>
        <w:t xml:space="preserve">2387.2 --&gt; 2394.6:  uh, signature algorithm, algorithm, uh, that have, uh, </w:t>
      </w:r>
      <w:r>
        <w:rPr>
          <w:rStyle w:val="VerbatimChar"/>
        </w:rPr>
        <w:lastRenderedPageBreak/>
        <w:t>the, uh, quantum.</w:t>
      </w:r>
      <w:r>
        <w:br/>
      </w:r>
      <w:r>
        <w:rPr>
          <w:rStyle w:val="VerbatimChar"/>
        </w:rPr>
        <w:t>2395.8 --&gt; 2400.5:  Uh, against the quantum computer. Thank you so much.</w:t>
      </w:r>
      <w:r>
        <w:br/>
      </w:r>
      <w:r>
        <w:rPr>
          <w:rStyle w:val="VerbatimChar"/>
        </w:rPr>
        <w:t>2401.0 --&gt; 2406.7:  Great, great. Thanks so much. Yeah. And actually, that's my interest too. You know, like, uh,</w:t>
      </w:r>
      <w:r>
        <w:br/>
      </w:r>
      <w:r>
        <w:rPr>
          <w:rStyle w:val="VerbatimChar"/>
        </w:rPr>
        <w:t>2407.0 --&gt; 2412.8:  for example, I see that this question, uh, maybe someone in the room can be correct me if I'm</w:t>
      </w:r>
      <w:r>
        <w:br/>
      </w:r>
      <w:r>
        <w:rPr>
          <w:rStyle w:val="VerbatimChar"/>
        </w:rPr>
        <w:t>2413.0 --&gt; 2418.0:  But I see, you know, for example, incrementing the Falcon signature</w:t>
      </w:r>
      <w:r>
        <w:br/>
      </w:r>
      <w:r>
        <w:rPr>
          <w:rStyle w:val="VerbatimChar"/>
        </w:rPr>
        <w:t>2418.0 --&gt; 2423.8:  scheme on the smart contract executable manner, then that may</w:t>
      </w:r>
      <w:r>
        <w:br/>
      </w:r>
      <w:r>
        <w:rPr>
          <w:rStyle w:val="VerbatimChar"/>
        </w:rPr>
        <w:t>2423.8 --&gt; 2428.0:  require the change of the hash function being used within this</w:t>
      </w:r>
      <w:r>
        <w:br/>
      </w:r>
      <w:r>
        <w:rPr>
          <w:rStyle w:val="VerbatimChar"/>
        </w:rPr>
        <w:t>2428.0 --&gt; 2432.3:  signing algorithm. And well, that's, that's actually, you</w:t>
      </w:r>
      <w:r>
        <w:br/>
      </w:r>
      <w:r>
        <w:rPr>
          <w:rStyle w:val="VerbatimChar"/>
        </w:rPr>
        <w:t>2432.3 --&gt; 2435.3:  know, getting away from what's defined in the NIST competition.</w:t>
      </w:r>
      <w:r>
        <w:br/>
      </w:r>
      <w:r>
        <w:rPr>
          <w:rStyle w:val="VerbatimChar"/>
        </w:rPr>
        <w:t>2435.8 --&gt; 2440.8:  So now it's like getting hard to, you know, ensure the security</w:t>
      </w:r>
      <w:r>
        <w:br/>
      </w:r>
      <w:r>
        <w:rPr>
          <w:rStyle w:val="VerbatimChar"/>
        </w:rPr>
        <w:t>2440.8 --&gt; 2444.9:  for that implementation. And well, those configuration or</w:t>
      </w:r>
      <w:r>
        <w:br/>
      </w:r>
      <w:r>
        <w:rPr>
          <w:rStyle w:val="VerbatimChar"/>
        </w:rPr>
        <w:t>2444.9 --&gt; 2450.7:  adaption will be will be made by each community too. So like,</w:t>
      </w:r>
      <w:r>
        <w:br/>
      </w:r>
      <w:r>
        <w:rPr>
          <w:rStyle w:val="VerbatimChar"/>
        </w:rPr>
        <w:t>2451.3 --&gt; 2456.0:  that's my interest to like, you know, how if in case the</w:t>
      </w:r>
      <w:r>
        <w:br/>
      </w:r>
      <w:r>
        <w:rPr>
          <w:rStyle w:val="VerbatimChar"/>
        </w:rPr>
        <w:t>2456.0 --&gt; 2459.9:  blockchain community decided to, you know, use, like some other</w:t>
      </w:r>
      <w:r>
        <w:br/>
      </w:r>
      <w:r>
        <w:rPr>
          <w:rStyle w:val="VerbatimChar"/>
        </w:rPr>
        <w:t>2459.9 --&gt; 2463.4:  signature scheme, some signature scheme other than what's being</w:t>
      </w:r>
      <w:r>
        <w:br/>
      </w:r>
      <w:r>
        <w:rPr>
          <w:rStyle w:val="VerbatimChar"/>
        </w:rPr>
        <w:t>2463.4 --&gt; 2467.2:  standardized by NIST or the other organization, then what's</w:t>
      </w:r>
      <w:r>
        <w:br/>
      </w:r>
      <w:r>
        <w:rPr>
          <w:rStyle w:val="VerbatimChar"/>
        </w:rPr>
        <w:t>2467.2 --&gt; 2470.5:  gonna be the risk assessment or how we can ensure those</w:t>
      </w:r>
      <w:r>
        <w:br/>
      </w:r>
      <w:r>
        <w:rPr>
          <w:rStyle w:val="VerbatimChar"/>
        </w:rPr>
        <w:t>2470.5 --&gt; 2473.4:  security? But anyway, thank you for the comment.</w:t>
      </w:r>
      <w:r>
        <w:br/>
      </w:r>
      <w:r>
        <w:rPr>
          <w:rStyle w:val="VerbatimChar"/>
        </w:rPr>
        <w:t>2488.5 --&gt; 2491.0:  So we move on to the competition discussion?</w:t>
      </w:r>
      <w:r>
        <w:br/>
      </w:r>
      <w:r>
        <w:rPr>
          <w:rStyle w:val="VerbatimChar"/>
        </w:rPr>
        <w:t>2492.4 --&gt; 2496.9:  I think so. There are no more questions in the room for this</w:t>
      </w:r>
      <w:r>
        <w:br/>
      </w:r>
      <w:r>
        <w:rPr>
          <w:rStyle w:val="VerbatimChar"/>
        </w:rPr>
        <w:t>2496.9 --&gt; 2500.4:  presentation. So yeah, let's move on to the next</w:t>
      </w:r>
      <w:r>
        <w:br/>
      </w:r>
      <w:r>
        <w:rPr>
          <w:rStyle w:val="VerbatimChar"/>
        </w:rPr>
        <w:t>2512.5 --&gt; 2517.3:  Hello, so I can I share that a little more detail about that</w:t>
      </w:r>
      <w:r>
        <w:br/>
      </w:r>
      <w:r>
        <w:rPr>
          <w:rStyle w:val="VerbatimChar"/>
        </w:rPr>
        <w:t>2517.3 --&gt; 2522.2:  competition itself. So good news is that we have that participant</w:t>
      </w:r>
      <w:r>
        <w:br/>
      </w:r>
      <w:r>
        <w:rPr>
          <w:rStyle w:val="VerbatimChar"/>
        </w:rPr>
        <w:t>2522.2 --&gt; 2527.4:  from NEDO here. So we have that two person from NEDO. Pretty</w:t>
      </w:r>
      <w:r>
        <w:br/>
      </w:r>
      <w:r>
        <w:rPr>
          <w:rStyle w:val="VerbatimChar"/>
        </w:rPr>
        <w:t>2527.4 --&gt; 2531.3:  quickly if I'm wrong, but so I had a much conversation with</w:t>
      </w:r>
      <w:r>
        <w:br/>
      </w:r>
      <w:r>
        <w:rPr>
          <w:rStyle w:val="VerbatimChar"/>
        </w:rPr>
        <w:t>2531.3 --&gt; 2534.9:  NEDO before the block number holding about the design of this</w:t>
      </w:r>
      <w:r>
        <w:br/>
      </w:r>
      <w:r>
        <w:rPr>
          <w:rStyle w:val="VerbatimChar"/>
        </w:rPr>
        <w:t>2534.9 --&gt; 2538.6:  competition. Then I would like to a little bit more about that</w:t>
      </w:r>
      <w:r>
        <w:br/>
      </w:r>
      <w:r>
        <w:rPr>
          <w:rStyle w:val="VerbatimChar"/>
        </w:rPr>
        <w:t>2538.6 --&gt; 2543.5:  PQC part. So as Kondo-san explained at the announcement</w:t>
      </w:r>
      <w:r>
        <w:br/>
      </w:r>
      <w:r>
        <w:rPr>
          <w:rStyle w:val="VerbatimChar"/>
        </w:rPr>
        <w:t>2543.5 --&gt; 2548.0:  session, so the purpose is providing transition technologies</w:t>
      </w:r>
      <w:r>
        <w:br/>
      </w:r>
      <w:r>
        <w:rPr>
          <w:rStyle w:val="VerbatimChar"/>
        </w:rPr>
        <w:t>2548.0 --&gt; 2552.0:  to post-condom encryption for blockchain system. So, you know,</w:t>
      </w:r>
      <w:r>
        <w:br/>
      </w:r>
      <w:r>
        <w:rPr>
          <w:rStyle w:val="VerbatimChar"/>
        </w:rPr>
        <w:lastRenderedPageBreak/>
        <w:t>2552.3 --&gt; 2558.1:  as Kien presented that, what is the target area? Not only that</w:t>
      </w:r>
      <w:r>
        <w:br/>
      </w:r>
      <w:r>
        <w:rPr>
          <w:rStyle w:val="VerbatimChar"/>
        </w:rPr>
        <w:t>2558.1 --&gt; 2561.8:  layer one technology, but so we need we might need to discuss</w:t>
      </w:r>
      <w:r>
        <w:br/>
      </w:r>
      <w:r>
        <w:rPr>
          <w:rStyle w:val="VerbatimChar"/>
        </w:rPr>
        <w:t>2561.8 --&gt; 2565.5:  about layer two or something like that. But it's up to that</w:t>
      </w:r>
      <w:r>
        <w:br/>
      </w:r>
      <w:r>
        <w:rPr>
          <w:rStyle w:val="VerbatimChar"/>
        </w:rPr>
        <w:t>2565.5 --&gt; 2571.3:  discussion here. But anyway, so originally, so we are mainly</w:t>
      </w:r>
      <w:r>
        <w:br/>
      </w:r>
      <w:r>
        <w:rPr>
          <w:rStyle w:val="VerbatimChar"/>
        </w:rPr>
        <w:t>2571.3 --&gt; 2578.6:  thinking on that layer one, but if it's not sufficient to cover</w:t>
      </w:r>
      <w:r>
        <w:br/>
      </w:r>
      <w:r>
        <w:rPr>
          <w:rStyle w:val="VerbatimChar"/>
        </w:rPr>
        <w:t>2578.6 --&gt; 2583.1:  that security problem caused by quantum computer, so we need to</w:t>
      </w:r>
      <w:r>
        <w:br/>
      </w:r>
      <w:r>
        <w:rPr>
          <w:rStyle w:val="VerbatimChar"/>
        </w:rPr>
        <w:t>2583.1 --&gt; 2588.8:  think about some additional area for this competition. Then, you</w:t>
      </w:r>
      <w:r>
        <w:br/>
      </w:r>
      <w:r>
        <w:rPr>
          <w:rStyle w:val="VerbatimChar"/>
        </w:rPr>
        <w:t>2588.8 --&gt; 2594.3:  know, Kondo-san already explained that background, and Kien</w:t>
      </w:r>
      <w:r>
        <w:br/>
      </w:r>
      <w:r>
        <w:rPr>
          <w:rStyle w:val="VerbatimChar"/>
        </w:rPr>
        <w:t>2594.3 --&gt; 2601.3:  already explained background, but so we will gather that, you</w:t>
      </w:r>
      <w:r>
        <w:br/>
      </w:r>
      <w:r>
        <w:rPr>
          <w:rStyle w:val="VerbatimChar"/>
        </w:rPr>
        <w:t>2601.3 --&gt; 2601.6:  know, there is some part of the competition, for example,</w:t>
      </w:r>
      <w:r>
        <w:br/>
      </w:r>
      <w:r>
        <w:rPr>
          <w:rStyle w:val="VerbatimChar"/>
        </w:rPr>
        <w:t>2601.6 --&gt; 2605.7:  migration or transition technologies, mainly on that</w:t>
      </w:r>
      <w:r>
        <w:br/>
      </w:r>
      <w:r>
        <w:rPr>
          <w:rStyle w:val="VerbatimChar"/>
        </w:rPr>
        <w:t>2605.7 --&gt; 2610.7:  layer one, but might be covered some part of the layer two or</w:t>
      </w:r>
      <w:r>
        <w:br/>
      </w:r>
      <w:r>
        <w:rPr>
          <w:rStyle w:val="VerbatimChar"/>
        </w:rPr>
        <w:t>2610.7 --&gt; 2617.9:  other part. Then the first thing is, you know, it's a, you know,</w:t>
      </w:r>
      <w:r>
        <w:br/>
      </w:r>
      <w:r>
        <w:rPr>
          <w:rStyle w:val="VerbatimChar"/>
        </w:rPr>
        <w:t>2618.1 --&gt; 2621.0:  generally for the NIST for the cryptography algorithms</w:t>
      </w:r>
      <w:r>
        <w:br/>
      </w:r>
      <w:r>
        <w:rPr>
          <w:rStyle w:val="VerbatimChar"/>
        </w:rPr>
        <w:t>2621.0 --&gt; 2626.5:  competition, for example, AES, SHA-2, SHA-3, quantum</w:t>
      </w:r>
      <w:r>
        <w:br/>
      </w:r>
      <w:r>
        <w:rPr>
          <w:rStyle w:val="VerbatimChar"/>
        </w:rPr>
        <w:t>2626.5 --&gt; 2631.6:  cryptography. So after, you know, after this decision of</w:t>
      </w:r>
      <w:r>
        <w:br/>
      </w:r>
      <w:r>
        <w:rPr>
          <w:rStyle w:val="VerbatimChar"/>
        </w:rPr>
        <w:t>2631.6 --&gt; 2636.5:  that initiating a new project, NIST holds, generally holds,</w:t>
      </w:r>
      <w:r>
        <w:br/>
      </w:r>
      <w:r>
        <w:rPr>
          <w:rStyle w:val="VerbatimChar"/>
        </w:rPr>
        <w:t>2636.7 --&gt; 2642.0:  holds that some workshop to hear that what kind of technology,</w:t>
      </w:r>
      <w:r>
        <w:br/>
      </w:r>
      <w:r>
        <w:rPr>
          <w:rStyle w:val="VerbatimChar"/>
        </w:rPr>
        <w:t>2642.1 --&gt; 2645.4:  technology specification needed before starting the competition.</w:t>
      </w:r>
      <w:r>
        <w:br/>
      </w:r>
      <w:r>
        <w:rPr>
          <w:rStyle w:val="VerbatimChar"/>
        </w:rPr>
        <w:t>2646.3 --&gt; 2651.8:  So in my experience happened 2004 and five, upon that, you</w:t>
      </w:r>
      <w:r>
        <w:br/>
      </w:r>
      <w:r>
        <w:rPr>
          <w:rStyle w:val="VerbatimChar"/>
        </w:rPr>
        <w:t>2651.8 --&gt; 2656.3:  know, the compromise of the SHA-0 and SHA-1. So they hold</w:t>
      </w:r>
      <w:r>
        <w:br/>
      </w:r>
      <w:r>
        <w:rPr>
          <w:rStyle w:val="VerbatimChar"/>
        </w:rPr>
        <w:t>2656.3 --&gt; 2662.3:  their workshop as a part of, as a, as a associated workshop,</w:t>
      </w:r>
      <w:r>
        <w:br/>
      </w:r>
      <w:r>
        <w:rPr>
          <w:rStyle w:val="VerbatimChar"/>
        </w:rPr>
        <w:t>2662.5 --&gt; 2668.7:  a crypt conference, I think in August 2020, 2005, to gather</w:t>
      </w:r>
      <w:r>
        <w:br/>
      </w:r>
      <w:r>
        <w:rPr>
          <w:rStyle w:val="VerbatimChar"/>
        </w:rPr>
        <w:t>2668.7 --&gt; 2672.2:  that what kind of that, you know, specification needed for</w:t>
      </w:r>
      <w:r>
        <w:br/>
      </w:r>
      <w:r>
        <w:rPr>
          <w:rStyle w:val="VerbatimChar"/>
        </w:rPr>
        <w:t>2672.2 --&gt; 2681.4:  the future SHA-1 and SHA-3. And then after collecting a series</w:t>
      </w:r>
      <w:r>
        <w:br/>
      </w:r>
      <w:r>
        <w:rPr>
          <w:rStyle w:val="VerbatimChar"/>
        </w:rPr>
        <w:t>2681.4 --&gt; 2685.5:  of papers to discuss about it, so NIST will create that</w:t>
      </w:r>
      <w:r>
        <w:br/>
      </w:r>
      <w:r>
        <w:rPr>
          <w:rStyle w:val="VerbatimChar"/>
        </w:rPr>
        <w:t>2685.5 --&gt; 2689.9:  specification of the competition itself. And so they</w:t>
      </w:r>
      <w:r>
        <w:br/>
      </w:r>
      <w:r>
        <w:rPr>
          <w:rStyle w:val="VerbatimChar"/>
        </w:rPr>
        <w:t>2689.9 --&gt; 2693.6:  will, they publish that specification inside other</w:t>
      </w:r>
      <w:r>
        <w:br/>
      </w:r>
      <w:r>
        <w:rPr>
          <w:rStyle w:val="VerbatimChar"/>
        </w:rPr>
        <w:t>2694.3 --&gt; 2699.4:  federal register as a, as a, you know, the information providing</w:t>
      </w:r>
      <w:r>
        <w:br/>
      </w:r>
      <w:r>
        <w:rPr>
          <w:rStyle w:val="VerbatimChar"/>
        </w:rPr>
        <w:t>2699.9 --&gt; 2704.0:  about the competition itself. Then so NIST started at the</w:t>
      </w:r>
      <w:r>
        <w:br/>
      </w:r>
      <w:r>
        <w:rPr>
          <w:rStyle w:val="VerbatimChar"/>
        </w:rPr>
        <w:lastRenderedPageBreak/>
        <w:t>2704.0 --&gt; 2708.7:  competition. It's a two round, three round competition. It</w:t>
      </w:r>
      <w:r>
        <w:br/>
      </w:r>
      <w:r>
        <w:rPr>
          <w:rStyle w:val="VerbatimChar"/>
        </w:rPr>
        <w:t>2708.7 --&gt; 2713.5:  takes, you know, over four and five years before deciding that</w:t>
      </w:r>
      <w:r>
        <w:br/>
      </w:r>
      <w:r>
        <w:rPr>
          <w:rStyle w:val="VerbatimChar"/>
        </w:rPr>
        <w:t>2713.5 --&gt; 2717.1:  actually the winner of the SHA-3 competition. So you know,</w:t>
      </w:r>
      <w:r>
        <w:br/>
      </w:r>
      <w:r>
        <w:rPr>
          <w:rStyle w:val="VerbatimChar"/>
        </w:rPr>
        <w:t>2717.2 --&gt; 2721.9:  general style of the NIST competition. And of course that</w:t>
      </w:r>
      <w:r>
        <w:br/>
      </w:r>
      <w:r>
        <w:rPr>
          <w:rStyle w:val="VerbatimChar"/>
        </w:rPr>
        <w:t>2721.9 --&gt; 2725.1:  this is a shorter than the, you know, the ordinary NIST</w:t>
      </w:r>
      <w:r>
        <w:br/>
      </w:r>
      <w:r>
        <w:rPr>
          <w:rStyle w:val="VerbatimChar"/>
        </w:rPr>
        <w:t>2725.1 --&gt; 2729.7:  cryptographic competition. NIST has spent five or more years</w:t>
      </w:r>
      <w:r>
        <w:br/>
      </w:r>
      <w:r>
        <w:rPr>
          <w:rStyle w:val="VerbatimChar"/>
        </w:rPr>
        <w:t>2729.7 --&gt; 2733.0:  for each competition. But unfortunately this competition</w:t>
      </w:r>
      <w:r>
        <w:br/>
      </w:r>
      <w:r>
        <w:rPr>
          <w:rStyle w:val="VerbatimChar"/>
        </w:rPr>
        <w:t>2733.0 --&gt; 2738.2:  is so three years competition. But so back to that, that</w:t>
      </w:r>
      <w:r>
        <w:br/>
      </w:r>
      <w:r>
        <w:rPr>
          <w:rStyle w:val="VerbatimChar"/>
        </w:rPr>
        <w:t>2738.2 --&gt; 2743.4:  question happened in the announcement session. So that</w:t>
      </w:r>
      <w:r>
        <w:br/>
      </w:r>
      <w:r>
        <w:rPr>
          <w:rStyle w:val="VerbatimChar"/>
        </w:rPr>
        <w:t>2743.4 --&gt; 2747.3:  what is, so what is their, you know, their call for paper</w:t>
      </w:r>
      <w:r>
        <w:br/>
      </w:r>
      <w:r>
        <w:rPr>
          <w:rStyle w:val="VerbatimChar"/>
        </w:rPr>
        <w:t>2747.3 --&gt; 2751.2:  happened this year? Is this is the purpose of the call for</w:t>
      </w:r>
      <w:r>
        <w:br/>
      </w:r>
      <w:r>
        <w:rPr>
          <w:rStyle w:val="VerbatimChar"/>
        </w:rPr>
        <w:t>2751.2 --&gt; 2755.0:  paper or holding, you know, academic conference, it's a fall</w:t>
      </w:r>
      <w:r>
        <w:br/>
      </w:r>
      <w:r>
        <w:rPr>
          <w:rStyle w:val="VerbatimChar"/>
        </w:rPr>
        <w:t>2755.0 --&gt; 2759.5:  this year in Japan, is a just kind of that, you know, the, you</w:t>
      </w:r>
      <w:r>
        <w:br/>
      </w:r>
      <w:r>
        <w:rPr>
          <w:rStyle w:val="VerbatimChar"/>
        </w:rPr>
        <w:t>2759.5 --&gt; 2762.8:  know, academic conference to decide the specification of the</w:t>
      </w:r>
      <w:r>
        <w:br/>
      </w:r>
      <w:r>
        <w:rPr>
          <w:rStyle w:val="VerbatimChar"/>
        </w:rPr>
        <w:t>2762.8 --&gt; 2767.1:  competition itself, what kind of technology needed, how we</w:t>
      </w:r>
      <w:r>
        <w:br/>
      </w:r>
      <w:r>
        <w:rPr>
          <w:rStyle w:val="VerbatimChar"/>
        </w:rPr>
        <w:t>2767.1 --&gt; 2771.7:  evaluate it, something like that. And, you know, it's held</w:t>
      </w:r>
      <w:r>
        <w:br/>
      </w:r>
      <w:r>
        <w:rPr>
          <w:rStyle w:val="VerbatimChar"/>
        </w:rPr>
        <w:t>2771.7 --&gt; 2775.9:  in one of the Japanese biggest security symposium, academic</w:t>
      </w:r>
      <w:r>
        <w:br/>
      </w:r>
      <w:r>
        <w:rPr>
          <w:rStyle w:val="VerbatimChar"/>
        </w:rPr>
        <w:t>2775.9 --&gt; 2780.4:  conference symposium happening in the late October. And so we</w:t>
      </w:r>
      <w:r>
        <w:br/>
      </w:r>
      <w:r>
        <w:rPr>
          <w:rStyle w:val="VerbatimChar"/>
        </w:rPr>
        <w:t>2780.4 --&gt; 2784.0:  have that session, so not decided yet, but we hope to have</w:t>
      </w:r>
      <w:r>
        <w:br/>
      </w:r>
      <w:r>
        <w:rPr>
          <w:rStyle w:val="VerbatimChar"/>
        </w:rPr>
        <w:t>2784.0 --&gt; 2790.0:  a half a day session about it to invite that best, great paper to</w:t>
      </w:r>
      <w:r>
        <w:br/>
      </w:r>
      <w:r>
        <w:rPr>
          <w:rStyle w:val="VerbatimChar"/>
        </w:rPr>
        <w:t>2790.0 --&gt; 2794.7:  discuss about it. Then so after that, right after that, you know,</w:t>
      </w:r>
      <w:r>
        <w:br/>
      </w:r>
      <w:r>
        <w:rPr>
          <w:rStyle w:val="VerbatimChar"/>
        </w:rPr>
        <w:t>2794.7 --&gt; 2797.3:  NEDO and the Japanese government will decide the</w:t>
      </w:r>
      <w:r>
        <w:br/>
      </w:r>
      <w:r>
        <w:rPr>
          <w:rStyle w:val="VerbatimChar"/>
        </w:rPr>
        <w:t>2797.3 --&gt; 2801.1:  specification of the competition. After that, so that</w:t>
      </w:r>
      <w:r>
        <w:br/>
      </w:r>
      <w:r>
        <w:rPr>
          <w:rStyle w:val="VerbatimChar"/>
        </w:rPr>
        <w:t>2801.1 --&gt; 2804.0:  competition, actually competition started, you know,</w:t>
      </w:r>
      <w:r>
        <w:br/>
      </w:r>
      <w:r>
        <w:rPr>
          <w:rStyle w:val="VerbatimChar"/>
        </w:rPr>
        <w:t>2804.0 --&gt; 2808.3:  each, you know, scientists, engineers, or, you know, anyone</w:t>
      </w:r>
      <w:r>
        <w:br/>
      </w:r>
      <w:r>
        <w:rPr>
          <w:rStyle w:val="VerbatimChar"/>
        </w:rPr>
        <w:t>2808.3 --&gt; 2813.3:  can apply to the competition. So they have about one year to</w:t>
      </w:r>
      <w:r>
        <w:br/>
      </w:r>
      <w:r>
        <w:rPr>
          <w:rStyle w:val="VerbatimChar"/>
        </w:rPr>
        <w:t>2813.3 --&gt; 2817.7:  create a new technology. And they need to publish the, you</w:t>
      </w:r>
      <w:r>
        <w:br/>
      </w:r>
      <w:r>
        <w:rPr>
          <w:rStyle w:val="VerbatimChar"/>
        </w:rPr>
        <w:t>2817.7 --&gt; 2823.0:  know, some papers to describe that algorithms or protocols on</w:t>
      </w:r>
      <w:r>
        <w:br/>
      </w:r>
      <w:r>
        <w:rPr>
          <w:rStyle w:val="VerbatimChar"/>
        </w:rPr>
        <w:t>2823.0 --&gt; 2826.7:  the transition. So they need to provide some, you know, software</w:t>
      </w:r>
      <w:r>
        <w:br/>
      </w:r>
      <w:r>
        <w:rPr>
          <w:rStyle w:val="VerbatimChar"/>
        </w:rPr>
        <w:t>2826.7 --&gt; 2831.6:  code or hardware design to realize it for the external</w:t>
      </w:r>
      <w:r>
        <w:br/>
      </w:r>
      <w:r>
        <w:rPr>
          <w:rStyle w:val="VerbatimChar"/>
        </w:rPr>
        <w:lastRenderedPageBreak/>
        <w:t>2831.6 --&gt; 2838.8:  evaluation. Then they need to publish some self-evaluation</w:t>
      </w:r>
      <w:r>
        <w:br/>
      </w:r>
      <w:r>
        <w:rPr>
          <w:rStyle w:val="VerbatimChar"/>
        </w:rPr>
        <w:t>2838.8 --&gt; 2843.0:  document for their proposal. So that is, you know, typical way</w:t>
      </w:r>
      <w:r>
        <w:br/>
      </w:r>
      <w:r>
        <w:rPr>
          <w:rStyle w:val="VerbatimChar"/>
        </w:rPr>
        <w:t>2843.0 --&gt; 2847.3:  that NIST is, when NIST holds that kind of competition. After</w:t>
      </w:r>
      <w:r>
        <w:br/>
      </w:r>
      <w:r>
        <w:rPr>
          <w:rStyle w:val="VerbatimChar"/>
        </w:rPr>
        <w:t>2847.3 --&gt; 2850.9:  that, so begin, you know, organize the evaluation committee</w:t>
      </w:r>
      <w:r>
        <w:br/>
      </w:r>
      <w:r>
        <w:rPr>
          <w:rStyle w:val="VerbatimChar"/>
        </w:rPr>
        <w:t>2850.9 --&gt; 2856.3:  and then we will create a global test of it to evaluate actual</w:t>
      </w:r>
      <w:r>
        <w:br/>
      </w:r>
      <w:r>
        <w:rPr>
          <w:rStyle w:val="VerbatimChar"/>
        </w:rPr>
        <w:t>2856.3 --&gt; 2861.4:  implementation that, that kind of thing. So it happened that</w:t>
      </w:r>
      <w:r>
        <w:br/>
      </w:r>
      <w:r>
        <w:rPr>
          <w:rStyle w:val="VerbatimChar"/>
        </w:rPr>
        <w:t>2861.4 --&gt; 2867.9:  we need a lot of, a lot of fiscal year, 2027-28. Then so</w:t>
      </w:r>
      <w:r>
        <w:br/>
      </w:r>
      <w:r>
        <w:rPr>
          <w:rStyle w:val="VerbatimChar"/>
        </w:rPr>
        <w:t>2867.9 --&gt; 2872.9:  having, after having the six month evaluation period, so we</w:t>
      </w:r>
      <w:r>
        <w:br/>
      </w:r>
      <w:r>
        <w:rPr>
          <w:rStyle w:val="VerbatimChar"/>
        </w:rPr>
        <w:t>2872.9 --&gt; 2876.3:  will decide the winner of the competition and the winner, the</w:t>
      </w:r>
      <w:r>
        <w:br/>
      </w:r>
      <w:r>
        <w:rPr>
          <w:rStyle w:val="VerbatimChar"/>
        </w:rPr>
        <w:t>2876.3 --&gt; 2880.5:  winner of the competition will receive, I don't know, but</w:t>
      </w:r>
      <w:r>
        <w:br/>
      </w:r>
      <w:r>
        <w:rPr>
          <w:rStyle w:val="VerbatimChar"/>
        </w:rPr>
        <w:t>2880.9 --&gt; 2887.1:  probably, you know, $200,000 or $300,000. So this is a competition</w:t>
      </w:r>
      <w:r>
        <w:br/>
      </w:r>
      <w:r>
        <w:rPr>
          <w:rStyle w:val="VerbatimChar"/>
        </w:rPr>
        <w:t>2887.1 --&gt; 2892.2:  looks like. And so during our discussion with NEDO and the</w:t>
      </w:r>
      <w:r>
        <w:br/>
      </w:r>
      <w:r>
        <w:rPr>
          <w:rStyle w:val="VerbatimChar"/>
        </w:rPr>
        <w:t>2892.2 --&gt; 2896.5:  Japanese government, the target blockchain technology, the</w:t>
      </w:r>
      <w:r>
        <w:br/>
      </w:r>
      <w:r>
        <w:rPr>
          <w:rStyle w:val="VerbatimChar"/>
        </w:rPr>
        <w:t>2896.5 --&gt; 2900.1:  Bitcoin and Ethereum, these are two major blockchain</w:t>
      </w:r>
      <w:r>
        <w:br/>
      </w:r>
      <w:r>
        <w:rPr>
          <w:rStyle w:val="VerbatimChar"/>
        </w:rPr>
        <w:t>2900.1 --&gt; 2904.5:  technologies. So, so this is the reason why that we are now</w:t>
      </w:r>
      <w:r>
        <w:br/>
      </w:r>
      <w:r>
        <w:rPr>
          <w:rStyle w:val="VerbatimChar"/>
        </w:rPr>
        <w:t>2904.5 --&gt; 2908.2:  starting talking with the Ethereum Foundation person to</w:t>
      </w:r>
      <w:r>
        <w:br/>
      </w:r>
      <w:r>
        <w:rPr>
          <w:rStyle w:val="VerbatimChar"/>
        </w:rPr>
        <w:t>2908.2 --&gt; 2912.8:  have some collaboration with them. Then, of course, so we</w:t>
      </w:r>
      <w:r>
        <w:br/>
      </w:r>
      <w:r>
        <w:rPr>
          <w:rStyle w:val="VerbatimChar"/>
        </w:rPr>
        <w:t>2912.8 --&gt; 2916.2:  already reached out to the several Bitcoin Core developers</w:t>
      </w:r>
      <w:r>
        <w:br/>
      </w:r>
      <w:r>
        <w:rPr>
          <w:rStyle w:val="VerbatimChar"/>
        </w:rPr>
        <w:t>2916.9 --&gt; 2922.8:  for the, you know, thing. And, and I hope that, you know, in</w:t>
      </w:r>
      <w:r>
        <w:br/>
      </w:r>
      <w:r>
        <w:rPr>
          <w:rStyle w:val="VerbatimChar"/>
        </w:rPr>
        <w:t>2922.8 --&gt; 2930.1:  their evaluation committee, so begin, we'll organize. So, so I</w:t>
      </w:r>
      <w:r>
        <w:br/>
      </w:r>
      <w:r>
        <w:rPr>
          <w:rStyle w:val="VerbatimChar"/>
        </w:rPr>
        <w:t>2930.1 --&gt; 2933.1:  hope that several, you know, engineers from Ethereum</w:t>
      </w:r>
      <w:r>
        <w:br/>
      </w:r>
      <w:r>
        <w:rPr>
          <w:rStyle w:val="VerbatimChar"/>
        </w:rPr>
        <w:t>2933.1 --&gt; 2938.2:  Foundation, Bitcoin Core developers, as well as some</w:t>
      </w:r>
      <w:r>
        <w:br/>
      </w:r>
      <w:r>
        <w:rPr>
          <w:rStyle w:val="VerbatimChar"/>
        </w:rPr>
        <w:t>2938.2 --&gt; 2942.5:  experts from these other related organizations will join that</w:t>
      </w:r>
      <w:r>
        <w:br/>
      </w:r>
      <w:r>
        <w:rPr>
          <w:rStyle w:val="VerbatimChar"/>
        </w:rPr>
        <w:t>2942.5 --&gt; 2946.7:  evaluation committee. So as Kondo-san explained that, in</w:t>
      </w:r>
      <w:r>
        <w:br/>
      </w:r>
      <w:r>
        <w:rPr>
          <w:rStyle w:val="VerbatimChar"/>
        </w:rPr>
        <w:t>2946.7 --&gt; 2953.7:  the announcement session, so generally this kind of Japanese</w:t>
      </w:r>
      <w:r>
        <w:br/>
      </w:r>
      <w:r>
        <w:rPr>
          <w:rStyle w:val="VerbatimChar"/>
        </w:rPr>
        <w:t>2953.7 --&gt; 2957.7:  government organized competition, the applicant is</w:t>
      </w:r>
      <w:r>
        <w:br/>
      </w:r>
      <w:r>
        <w:rPr>
          <w:rStyle w:val="VerbatimChar"/>
        </w:rPr>
        <w:t>2957.7 --&gt; 2960.4:  limited to the Japanese people or Japanese organization,</w:t>
      </w:r>
      <w:r>
        <w:br/>
      </w:r>
      <w:r>
        <w:rPr>
          <w:rStyle w:val="VerbatimChar"/>
        </w:rPr>
        <w:t>2960.7 --&gt; 2963.8:  because that prize is given to the Japanese, to that winner.</w:t>
      </w:r>
      <w:r>
        <w:br/>
      </w:r>
      <w:r>
        <w:rPr>
          <w:rStyle w:val="VerbatimChar"/>
        </w:rPr>
        <w:t>2964.6 --&gt; 2970.4:  But so for this competition, so as Kondo-san said, so we would</w:t>
      </w:r>
      <w:r>
        <w:br/>
      </w:r>
      <w:r>
        <w:rPr>
          <w:rStyle w:val="VerbatimChar"/>
        </w:rPr>
        <w:t>2970.4 --&gt; 2975.3:  like to make it as much as global thing. So anyone in the</w:t>
      </w:r>
      <w:r>
        <w:br/>
      </w:r>
      <w:r>
        <w:rPr>
          <w:rStyle w:val="VerbatimChar"/>
        </w:rPr>
        <w:t xml:space="preserve">2975.3 --&gt; 2980.8:  other country than Japan can apply to that competition. </w:t>
      </w:r>
      <w:r>
        <w:rPr>
          <w:rStyle w:val="VerbatimChar"/>
        </w:rPr>
        <w:lastRenderedPageBreak/>
        <w:t>That</w:t>
      </w:r>
      <w:r>
        <w:br/>
      </w:r>
      <w:r>
        <w:rPr>
          <w:rStyle w:val="VerbatimChar"/>
        </w:rPr>
        <w:t>2980.8 --&gt; 2986.1:  is, that's a great thing. Then, of course, so we can include</w:t>
      </w:r>
      <w:r>
        <w:br/>
      </w:r>
      <w:r>
        <w:rPr>
          <w:rStyle w:val="VerbatimChar"/>
        </w:rPr>
        <w:t>2986.1 --&gt; 2990.4:  that, you know, the experts from all over the world for the</w:t>
      </w:r>
      <w:r>
        <w:br/>
      </w:r>
      <w:r>
        <w:rPr>
          <w:rStyle w:val="VerbatimChar"/>
        </w:rPr>
        <w:t>2990.4 --&gt; 2994.5:  evaluation itself. Anyway, that is an overview of that</w:t>
      </w:r>
      <w:r>
        <w:br/>
      </w:r>
      <w:r>
        <w:rPr>
          <w:rStyle w:val="VerbatimChar"/>
        </w:rPr>
        <w:t>2994.5 --&gt; 3002.9:  competition, I can say now. And, but so attendees from NATO, so</w:t>
      </w:r>
      <w:r>
        <w:br/>
      </w:r>
      <w:r>
        <w:rPr>
          <w:rStyle w:val="VerbatimChar"/>
        </w:rPr>
        <w:t>3002.9 --&gt; 3007.4:  is there any additional thing or is there any correction? I</w:t>
      </w:r>
      <w:r>
        <w:br/>
      </w:r>
      <w:r>
        <w:rPr>
          <w:rStyle w:val="VerbatimChar"/>
        </w:rPr>
        <w:t>3007.4 --&gt; 3013.2:  might say some wrong thing. Is that okay? Okay. Great. Thank</w:t>
      </w:r>
      <w:r>
        <w:br/>
      </w:r>
      <w:r>
        <w:rPr>
          <w:rStyle w:val="VerbatimChar"/>
        </w:rPr>
        <w:t>3013.2 --&gt; 3016.8:  you. So this is explanation of that competition, how the</w:t>
      </w:r>
      <w:r>
        <w:br/>
      </w:r>
      <w:r>
        <w:rPr>
          <w:rStyle w:val="VerbatimChar"/>
        </w:rPr>
        <w:t>3016.8 --&gt; 3021.8:  competition looks like as a whole. Is there any question</w:t>
      </w:r>
      <w:r>
        <w:br/>
      </w:r>
      <w:r>
        <w:rPr>
          <w:rStyle w:val="VerbatimChar"/>
        </w:rPr>
        <w:t>3021.8 --&gt; 3024.9:  about that, that organization? Of course, are you, so we will</w:t>
      </w:r>
      <w:r>
        <w:br/>
      </w:r>
      <w:r>
        <w:rPr>
          <w:rStyle w:val="VerbatimChar"/>
        </w:rPr>
        <w:t>3024.9 --&gt; 3030.1:  discuss by utilizing the last 40 minutes, so we will discuss the</w:t>
      </w:r>
      <w:r>
        <w:br/>
      </w:r>
      <w:r>
        <w:rPr>
          <w:rStyle w:val="VerbatimChar"/>
        </w:rPr>
        <w:t>3030.1 --&gt; 3033.8:  detail about that technology. But before that, so is there any</w:t>
      </w:r>
      <w:r>
        <w:br/>
      </w:r>
      <w:r>
        <w:rPr>
          <w:rStyle w:val="VerbatimChar"/>
        </w:rPr>
        <w:t>3033.8 --&gt; 3036.2:  question about that, the competition design?</w:t>
      </w:r>
      <w:r>
        <w:br/>
      </w:r>
      <w:r>
        <w:rPr>
          <w:rStyle w:val="VerbatimChar"/>
        </w:rPr>
        <w:t>3038.0 --&gt; 3043.9:  I've got a question about the evaluation committee. Is there</w:t>
      </w:r>
      <w:r>
        <w:br/>
      </w:r>
      <w:r>
        <w:rPr>
          <w:rStyle w:val="VerbatimChar"/>
        </w:rPr>
        <w:t>3043.9 --&gt; 3048.7:  like, what is the proposed governance for the evaluation</w:t>
      </w:r>
      <w:r>
        <w:br/>
      </w:r>
      <w:r>
        <w:rPr>
          <w:rStyle w:val="VerbatimChar"/>
        </w:rPr>
        <w:t>3049.3 --&gt; 3057.9:  committee? Is it more, these are the experts and I'm just kind</w:t>
      </w:r>
      <w:r>
        <w:br/>
      </w:r>
      <w:r>
        <w:rPr>
          <w:rStyle w:val="VerbatimChar"/>
        </w:rPr>
        <w:t>3057.9 --&gt; 3061.1:  of thinking forward in a year's time when we have a whole bunch</w:t>
      </w:r>
      <w:r>
        <w:br/>
      </w:r>
      <w:r>
        <w:rPr>
          <w:rStyle w:val="VerbatimChar"/>
        </w:rPr>
        <w:t>3061.1 --&gt; 3067.1:  of really, really brilliant projects that are applying for</w:t>
      </w:r>
      <w:r>
        <w:br/>
      </w:r>
      <w:r>
        <w:rPr>
          <w:rStyle w:val="VerbatimChar"/>
        </w:rPr>
        <w:t>3067.1 --&gt; 3072.8:  the competition. How do we ensure that they feel like it's</w:t>
      </w:r>
      <w:r>
        <w:br/>
      </w:r>
      <w:r>
        <w:rPr>
          <w:rStyle w:val="VerbatimChar"/>
        </w:rPr>
        <w:t>3072.8 --&gt; 3077.2:  a fair competition based on their perspective of the</w:t>
      </w:r>
      <w:r>
        <w:br/>
      </w:r>
      <w:r>
        <w:rPr>
          <w:rStyle w:val="VerbatimChar"/>
        </w:rPr>
        <w:t>3077.2 --&gt; 3082.5:  evaluation committee? And what the timeline is, is kind of</w:t>
      </w:r>
      <w:r>
        <w:br/>
      </w:r>
      <w:r>
        <w:rPr>
          <w:rStyle w:val="VerbatimChar"/>
        </w:rPr>
        <w:t>3082.5 --&gt; 3084.3:  what's coming to mind for that?</w:t>
      </w:r>
      <w:r>
        <w:br/>
      </w:r>
      <w:r>
        <w:rPr>
          <w:rStyle w:val="VerbatimChar"/>
        </w:rPr>
        <w:t>3085.1 --&gt; 3088.7:  Okay, so this is my understanding, what NIST is</w:t>
      </w:r>
      <w:r>
        <w:br/>
      </w:r>
      <w:r>
        <w:rPr>
          <w:rStyle w:val="VerbatimChar"/>
        </w:rPr>
        <w:t>3088.7 --&gt; 3094.0:  doing for this type of competition. So for the NIST</w:t>
      </w:r>
      <w:r>
        <w:br/>
      </w:r>
      <w:r>
        <w:rPr>
          <w:rStyle w:val="VerbatimChar"/>
        </w:rPr>
        <w:t>3094.0 --&gt; 3098.6:  competition, I might be, I might say wrong thing, but so for</w:t>
      </w:r>
      <w:r>
        <w:br/>
      </w:r>
      <w:r>
        <w:rPr>
          <w:rStyle w:val="VerbatimChar"/>
        </w:rPr>
        <w:t>3098.6 --&gt; 3103.7:  NIST competition, the organization who decides the</w:t>
      </w:r>
      <w:r>
        <w:br/>
      </w:r>
      <w:r>
        <w:rPr>
          <w:rStyle w:val="VerbatimChar"/>
        </w:rPr>
        <w:t>3103.7 --&gt; 3108.2:  winner is NIST. But, but so they have the very, you know,</w:t>
      </w:r>
      <w:r>
        <w:br/>
      </w:r>
      <w:r>
        <w:rPr>
          <w:rStyle w:val="VerbatimChar"/>
        </w:rPr>
        <w:t>3108.3 --&gt; 3112.5:  neutral academic process to decide it. They hold their, you</w:t>
      </w:r>
      <w:r>
        <w:br/>
      </w:r>
      <w:r>
        <w:rPr>
          <w:rStyle w:val="VerbatimChar"/>
        </w:rPr>
        <w:t>3112.5 --&gt; 3118.5:  know, workshop one or two times every year to discuss about the</w:t>
      </w:r>
      <w:r>
        <w:br/>
      </w:r>
      <w:r>
        <w:rPr>
          <w:rStyle w:val="VerbatimChar"/>
        </w:rPr>
        <w:t>3118.5 --&gt; 3123.1:  process. And the cryptographers all over the world participate</w:t>
      </w:r>
      <w:r>
        <w:br/>
      </w:r>
      <w:r>
        <w:rPr>
          <w:rStyle w:val="VerbatimChar"/>
        </w:rPr>
        <w:t>3123.1 --&gt; 3127.8:  to that workshop and any evaluation process. It's a very</w:t>
      </w:r>
      <w:r>
        <w:br/>
      </w:r>
      <w:r>
        <w:rPr>
          <w:rStyle w:val="VerbatimChar"/>
        </w:rPr>
        <w:t>3127.8 --&gt; 3132.7:  transparent process. The transparency for the, to that,</w:t>
      </w:r>
      <w:r>
        <w:br/>
      </w:r>
      <w:r>
        <w:rPr>
          <w:rStyle w:val="VerbatimChar"/>
        </w:rPr>
        <w:lastRenderedPageBreak/>
        <w:t>3132.8 --&gt; 3137.8:  that cryptographer all over the world is a source of the, you</w:t>
      </w:r>
      <w:r>
        <w:br/>
      </w:r>
      <w:r>
        <w:rPr>
          <w:rStyle w:val="VerbatimChar"/>
        </w:rPr>
        <w:t>3137.8 --&gt; 3143.7:  know, credibility of the process itself. And, you know, I would</w:t>
      </w:r>
      <w:r>
        <w:br/>
      </w:r>
      <w:r>
        <w:rPr>
          <w:rStyle w:val="VerbatimChar"/>
        </w:rPr>
        <w:t>3143.7 --&gt; 3146.8:  like to copy and paste that kind of style. So, you know, begin</w:t>
      </w:r>
      <w:r>
        <w:br/>
      </w:r>
      <w:r>
        <w:rPr>
          <w:rStyle w:val="VerbatimChar"/>
        </w:rPr>
        <w:t>3146.8 --&gt; 3149.9:  organize that kind of the transparent series of workshop</w:t>
      </w:r>
      <w:r>
        <w:br/>
      </w:r>
      <w:r>
        <w:rPr>
          <w:rStyle w:val="VerbatimChar"/>
        </w:rPr>
        <w:t>3150.6 --&gt; 3152.8:  to make it more legitimate.</w:t>
      </w:r>
      <w:r>
        <w:br/>
      </w:r>
      <w:r>
        <w:rPr>
          <w:rStyle w:val="VerbatimChar"/>
        </w:rPr>
        <w:t>3156.1 --&gt; 3158.8:  I don't know. I don't know. So.</w:t>
      </w:r>
      <w:r>
        <w:br/>
      </w:r>
      <w:r>
        <w:rPr>
          <w:rStyle w:val="VerbatimChar"/>
        </w:rPr>
        <w:t>3161.1 --&gt; 3164.1:  Andy, I see that you're online. If you're still there, didn't</w:t>
      </w:r>
      <w:r>
        <w:br/>
      </w:r>
      <w:r>
        <w:rPr>
          <w:rStyle w:val="VerbatimChar"/>
        </w:rPr>
        <w:t>3164.1 --&gt; 3169.2:  know if you wanted to comment on thoughts or, or just realize</w:t>
      </w:r>
      <w:r>
        <w:br/>
      </w:r>
      <w:r>
        <w:rPr>
          <w:rStyle w:val="VerbatimChar"/>
        </w:rPr>
        <w:t>3169.2 --&gt; 3172.6:  not in shaping this one necessarily, but on the kind of</w:t>
      </w:r>
      <w:r>
        <w:br/>
      </w:r>
      <w:r>
        <w:rPr>
          <w:rStyle w:val="VerbatimChar"/>
        </w:rPr>
        <w:t>3172.6 --&gt; 3176.1:  criteria that NIST has used historically on competition sort</w:t>
      </w:r>
      <w:r>
        <w:br/>
      </w:r>
      <w:r>
        <w:rPr>
          <w:rStyle w:val="VerbatimChar"/>
        </w:rPr>
        <w:t>3176.1 --&gt; 3178.8:  of like this, where they were looking for innovative solutions</w:t>
      </w:r>
      <w:r>
        <w:br/>
      </w:r>
      <w:r>
        <w:rPr>
          <w:rStyle w:val="VerbatimChar"/>
        </w:rPr>
        <w:t>3178.8 --&gt; 3180.6:  and, and evaluating them.</w:t>
      </w:r>
      <w:r>
        <w:br/>
      </w:r>
      <w:r>
        <w:rPr>
          <w:rStyle w:val="VerbatimChar"/>
        </w:rPr>
        <w:t>3182.0 --&gt; 3186.6:  Yeah. And I, I think the description that we heard a</w:t>
      </w:r>
      <w:r>
        <w:br/>
      </w:r>
      <w:r>
        <w:rPr>
          <w:rStyle w:val="VerbatimChar"/>
        </w:rPr>
        <w:t>3186.6 --&gt; 3189.7:  moment ago, I think that's fairly accurate to how we've,</w:t>
      </w:r>
      <w:r>
        <w:br/>
      </w:r>
      <w:r>
        <w:rPr>
          <w:rStyle w:val="VerbatimChar"/>
        </w:rPr>
        <w:t>3189.9 --&gt; 3193.3:  we've operated when we've done competitions. I, I will say, I</w:t>
      </w:r>
      <w:r>
        <w:br/>
      </w:r>
      <w:r>
        <w:rPr>
          <w:rStyle w:val="VerbatimChar"/>
        </w:rPr>
        <w:t>3193.3 --&gt; 3198.1:  think it's very important to, throughout the process to sort</w:t>
      </w:r>
      <w:r>
        <w:br/>
      </w:r>
      <w:r>
        <w:rPr>
          <w:rStyle w:val="VerbatimChar"/>
        </w:rPr>
        <w:t>3198.1 --&gt; 3202.4:  of keep everyone on the same page about what the goals and</w:t>
      </w:r>
      <w:r>
        <w:br/>
      </w:r>
      <w:r>
        <w:rPr>
          <w:rStyle w:val="VerbatimChar"/>
        </w:rPr>
        <w:t>3202.4 --&gt; 3207.0:  the evaluation criteria are basically, you know, how, how</w:t>
      </w:r>
      <w:r>
        <w:br/>
      </w:r>
      <w:r>
        <w:rPr>
          <w:rStyle w:val="VerbatimChar"/>
        </w:rPr>
        <w:t>3207.0 --&gt; 3210.1:  you scope it and how you set those initial security</w:t>
      </w:r>
      <w:r>
        <w:br/>
      </w:r>
      <w:r>
        <w:rPr>
          <w:rStyle w:val="VerbatimChar"/>
        </w:rPr>
        <w:t>3210.1 --&gt; 3215.9:  requirements and evaluation criteria is, is critical to</w:t>
      </w:r>
      <w:r>
        <w:br/>
      </w:r>
      <w:r>
        <w:rPr>
          <w:rStyle w:val="VerbatimChar"/>
        </w:rPr>
        <w:t>3215.9 --&gt; 3223.1:  having buy-in throughout the process. Continuing to get, you</w:t>
      </w:r>
      <w:r>
        <w:br/>
      </w:r>
      <w:r>
        <w:rPr>
          <w:rStyle w:val="VerbatimChar"/>
        </w:rPr>
        <w:t>3223.1 --&gt; 3226.4:  know, feedback from the community through, through the,</w:t>
      </w:r>
      <w:r>
        <w:br/>
      </w:r>
      <w:r>
        <w:rPr>
          <w:rStyle w:val="VerbatimChar"/>
        </w:rPr>
        <w:t>3226.7 --&gt; 3230.1:  through the process is also critical. But then also, you</w:t>
      </w:r>
      <w:r>
        <w:br/>
      </w:r>
      <w:r>
        <w:rPr>
          <w:rStyle w:val="VerbatimChar"/>
        </w:rPr>
        <w:t>3230.1 --&gt; 3233.3:  know, ultimately explaining the decisions, you know, in</w:t>
      </w:r>
      <w:r>
        <w:br/>
      </w:r>
      <w:r>
        <w:rPr>
          <w:rStyle w:val="VerbatimChar"/>
        </w:rPr>
        <w:t>3233.3 --&gt; 3239.3:  addition to those workshops that we hold to have, you know, to</w:t>
      </w:r>
      <w:r>
        <w:br/>
      </w:r>
      <w:r>
        <w:rPr>
          <w:rStyle w:val="VerbatimChar"/>
        </w:rPr>
        <w:t>3239.3 --&gt; 3242.5:  to hear feedback on the, you know, on the candidates, we</w:t>
      </w:r>
      <w:r>
        <w:br/>
      </w:r>
      <w:r>
        <w:rPr>
          <w:rStyle w:val="VerbatimChar"/>
        </w:rPr>
        <w:t>3242.5 --&gt; 3245.6:  also then, you know, when it is time to make a decision and</w:t>
      </w:r>
      <w:r>
        <w:br/>
      </w:r>
      <w:r>
        <w:rPr>
          <w:rStyle w:val="VerbatimChar"/>
        </w:rPr>
        <w:t>3245.6 --&gt; 3251.3:  make a selection, we write reports that go through, you</w:t>
      </w:r>
      <w:r>
        <w:br/>
      </w:r>
      <w:r>
        <w:rPr>
          <w:rStyle w:val="VerbatimChar"/>
        </w:rPr>
        <w:t>3251.3 --&gt; 3254.7:  know, our understanding of the candidates and how we evaluated</w:t>
      </w:r>
      <w:r>
        <w:br/>
      </w:r>
      <w:r>
        <w:rPr>
          <w:rStyle w:val="VerbatimChar"/>
        </w:rPr>
        <w:t>3254.7 --&gt; 3259.2:  them and how we got to the selections that we did. I think</w:t>
      </w:r>
      <w:r>
        <w:br/>
      </w:r>
      <w:r>
        <w:rPr>
          <w:rStyle w:val="VerbatimChar"/>
        </w:rPr>
        <w:t>3259.2 --&gt; 3264.6:  that's another important part to, to transparency. You know,</w:t>
      </w:r>
      <w:r>
        <w:br/>
      </w:r>
      <w:r>
        <w:rPr>
          <w:rStyle w:val="VerbatimChar"/>
        </w:rPr>
        <w:t>3264.6 --&gt; 3270.8:  obviously with, you know, the, the broader the effort, I think</w:t>
      </w:r>
      <w:r>
        <w:br/>
      </w:r>
      <w:r>
        <w:rPr>
          <w:rStyle w:val="VerbatimChar"/>
        </w:rPr>
        <w:t>3270.8 --&gt; 3275.6:  some of the, can be more challenging in terms of scope.</w:t>
      </w:r>
      <w:r>
        <w:br/>
      </w:r>
      <w:r>
        <w:rPr>
          <w:rStyle w:val="VerbatimChar"/>
        </w:rPr>
        <w:lastRenderedPageBreak/>
        <w:t>3275.7 --&gt; 3278.7:  And so I think, you know, some of those initial discussions</w:t>
      </w:r>
      <w:r>
        <w:br/>
      </w:r>
      <w:r>
        <w:rPr>
          <w:rStyle w:val="VerbatimChar"/>
        </w:rPr>
        <w:t>3278.7 --&gt; 3284.6:  that this group has around how to, you know, how to define</w:t>
      </w:r>
      <w:r>
        <w:br/>
      </w:r>
      <w:r>
        <w:rPr>
          <w:rStyle w:val="VerbatimChar"/>
        </w:rPr>
        <w:t>3284.6 --&gt; 3288.6:  things or how to lay it out is going to be important to the,</w:t>
      </w:r>
      <w:r>
        <w:br/>
      </w:r>
      <w:r>
        <w:rPr>
          <w:rStyle w:val="VerbatimChar"/>
        </w:rPr>
        <w:t>3288.7 --&gt; 3290.5:  the success of the project longer term.</w:t>
      </w:r>
      <w:r>
        <w:br/>
      </w:r>
      <w:r>
        <w:rPr>
          <w:rStyle w:val="VerbatimChar"/>
        </w:rPr>
        <w:t>3292.9 --&gt; 3296.0:  When NIST has run them before, do you, I don't know if you</w:t>
      </w:r>
      <w:r>
        <w:br/>
      </w:r>
      <w:r>
        <w:rPr>
          <w:rStyle w:val="VerbatimChar"/>
        </w:rPr>
        <w:t>3296.0 --&gt; 3300.1:  recall, and this may not be fair for you if I'm not sure how</w:t>
      </w:r>
      <w:r>
        <w:br/>
      </w:r>
      <w:r>
        <w:rPr>
          <w:rStyle w:val="VerbatimChar"/>
        </w:rPr>
        <w:t>3300.1 --&gt; 3303.8:  many of them you've done directly. Were NIST, was NIST</w:t>
      </w:r>
      <w:r>
        <w:br/>
      </w:r>
      <w:r>
        <w:rPr>
          <w:rStyle w:val="VerbatimChar"/>
        </w:rPr>
        <w:t>3303.8 --&gt; 3307.6:  normally looking at evaluation criteria of the technology, or</w:t>
      </w:r>
      <w:r>
        <w:br/>
      </w:r>
      <w:r>
        <w:rPr>
          <w:rStyle w:val="VerbatimChar"/>
        </w:rPr>
        <w:t>3307.6 --&gt; 3311.2:  did it normally bridge into like impact, but also business</w:t>
      </w:r>
      <w:r>
        <w:br/>
      </w:r>
      <w:r>
        <w:rPr>
          <w:rStyle w:val="VerbatimChar"/>
        </w:rPr>
        <w:t>3311.2 --&gt; 3315.7:  viability, the way that like a VC, like or others may assess</w:t>
      </w:r>
      <w:r>
        <w:br/>
      </w:r>
      <w:r>
        <w:rPr>
          <w:rStyle w:val="VerbatimChar"/>
        </w:rPr>
        <w:t>3315.7 --&gt; 3319.9:  solutions, just curious, like, I don't know, as there's, as, you</w:t>
      </w:r>
      <w:r>
        <w:br/>
      </w:r>
      <w:r>
        <w:rPr>
          <w:rStyle w:val="VerbatimChar"/>
        </w:rPr>
        <w:t>3319.9 --&gt; 3322.6:  know, Nito is thinking about how to assess it. I'm just</w:t>
      </w:r>
      <w:r>
        <w:br/>
      </w:r>
      <w:r>
        <w:rPr>
          <w:rStyle w:val="VerbatimChar"/>
        </w:rPr>
        <w:t>3322.6 --&gt; 3325.2:  curious, like what NIST has turned to? Was it, was it</w:t>
      </w:r>
      <w:r>
        <w:br/>
      </w:r>
      <w:r>
        <w:rPr>
          <w:rStyle w:val="VerbatimChar"/>
        </w:rPr>
        <w:t>3325.2 --&gt; 3328.8:  normally just focused on tech? Or was it also focused on like</w:t>
      </w:r>
      <w:r>
        <w:br/>
      </w:r>
      <w:r>
        <w:rPr>
          <w:rStyle w:val="VerbatimChar"/>
        </w:rPr>
        <w:t>3328.8 --&gt; 3329.7:  business viability?</w:t>
      </w:r>
      <w:r>
        <w:br/>
      </w:r>
      <w:r>
        <w:rPr>
          <w:rStyle w:val="VerbatimChar"/>
        </w:rPr>
        <w:t>3330.8 --&gt; 3334.6:  I mean, it's really been very technically focused for the</w:t>
      </w:r>
      <w:r>
        <w:br/>
      </w:r>
      <w:r>
        <w:rPr>
          <w:rStyle w:val="VerbatimChar"/>
        </w:rPr>
        <w:t>3334.6 --&gt; 3337.7:  underlying component. So that looks, you know, would look at,</w:t>
      </w:r>
      <w:r>
        <w:br/>
      </w:r>
      <w:r>
        <w:rPr>
          <w:rStyle w:val="VerbatimChar"/>
        </w:rPr>
        <w:t>3338.1 --&gt; 3341.9:  you know, the, the security analysis of the, the scheme,</w:t>
      </w:r>
      <w:r>
        <w:br/>
      </w:r>
      <w:r>
        <w:rPr>
          <w:rStyle w:val="VerbatimChar"/>
        </w:rPr>
        <w:t>3342.0 --&gt; 3347.4:  including kind of how well understood it is and mature, you</w:t>
      </w:r>
      <w:r>
        <w:br/>
      </w:r>
      <w:r>
        <w:rPr>
          <w:rStyle w:val="VerbatimChar"/>
        </w:rPr>
        <w:t>3347.4 --&gt; 3350.7:  know, would also look at suitability, but suitability in</w:t>
      </w:r>
      <w:r>
        <w:br/>
      </w:r>
      <w:r>
        <w:rPr>
          <w:rStyle w:val="VerbatimChar"/>
        </w:rPr>
        <w:t>3350.7 --&gt; 3354.8:  the context of a cryptographic algorithm means looking at the,</w:t>
      </w:r>
      <w:r>
        <w:br/>
      </w:r>
      <w:r>
        <w:rPr>
          <w:rStyle w:val="VerbatimChar"/>
        </w:rPr>
        <w:t>3355.4 --&gt; 3359.3:  mainly at the performance characteristics. And as part of</w:t>
      </w:r>
      <w:r>
        <w:br/>
      </w:r>
      <w:r>
        <w:rPr>
          <w:rStyle w:val="VerbatimChar"/>
        </w:rPr>
        <w:t>3359.3 --&gt; 3364.2:  that, you might look at, you know, consider different use</w:t>
      </w:r>
      <w:r>
        <w:br/>
      </w:r>
      <w:r>
        <w:rPr>
          <w:rStyle w:val="VerbatimChar"/>
        </w:rPr>
        <w:t>3364.2 --&gt; 3367.4:  cases for a particular algorithm in different, different</w:t>
      </w:r>
      <w:r>
        <w:br/>
      </w:r>
      <w:r>
        <w:rPr>
          <w:rStyle w:val="VerbatimChar"/>
        </w:rPr>
        <w:t>3367.4 --&gt; 3370.5:  environments. But I think that's probably, you know,</w:t>
      </w:r>
      <w:r>
        <w:br/>
      </w:r>
      <w:r>
        <w:rPr>
          <w:rStyle w:val="VerbatimChar"/>
        </w:rPr>
        <w:t>3370.5 --&gt; 3373.9:  fundamentally a different, you know, level than, you know,</w:t>
      </w:r>
      <w:r>
        <w:br/>
      </w:r>
      <w:r>
        <w:rPr>
          <w:rStyle w:val="VerbatimChar"/>
        </w:rPr>
        <w:t>3373.9 --&gt; 3377.6:  maybe, let's say, business viability at a, at a system</w:t>
      </w:r>
      <w:r>
        <w:br/>
      </w:r>
      <w:r>
        <w:rPr>
          <w:rStyle w:val="VerbatimChar"/>
        </w:rPr>
        <w:t>3377.6 --&gt; 3378.0:  level.</w:t>
      </w:r>
      <w:r>
        <w:br/>
      </w:r>
      <w:r>
        <w:rPr>
          <w:rStyle w:val="VerbatimChar"/>
        </w:rPr>
        <w:t>3381.4 --&gt; 3386.3:  Thank you very much. So I agree with you that because that all</w:t>
      </w:r>
      <w:r>
        <w:br/>
      </w:r>
      <w:r>
        <w:rPr>
          <w:rStyle w:val="VerbatimChar"/>
        </w:rPr>
        <w:t>3386.3 --&gt; 3391.8:  parts, this competition is about the cryptographic primitives.</w:t>
      </w:r>
      <w:r>
        <w:br/>
      </w:r>
      <w:r>
        <w:rPr>
          <w:rStyle w:val="VerbatimChar"/>
        </w:rPr>
        <w:t>3393.0 --&gt; 3396.0:  But this competition on the cryptographic protocols related</w:t>
      </w:r>
      <w:r>
        <w:br/>
      </w:r>
      <w:r>
        <w:rPr>
          <w:rStyle w:val="VerbatimChar"/>
        </w:rPr>
        <w:t>3396.0 --&gt; 3399.8:  to that very, some business model or something like that. So</w:t>
      </w:r>
      <w:r>
        <w:br/>
      </w:r>
      <w:r>
        <w:rPr>
          <w:rStyle w:val="VerbatimChar"/>
        </w:rPr>
        <w:lastRenderedPageBreak/>
        <w:t>3399.8 --&gt; 3404.7:  that is a huge difference between the existing competition</w:t>
      </w:r>
      <w:r>
        <w:br/>
      </w:r>
      <w:r>
        <w:rPr>
          <w:rStyle w:val="VerbatimChar"/>
        </w:rPr>
        <w:t>3404.7 --&gt; 3409.0:  and this, you know, competition for the blockchain, you know,</w:t>
      </w:r>
      <w:r>
        <w:br/>
      </w:r>
      <w:r>
        <w:rPr>
          <w:rStyle w:val="VerbatimChar"/>
        </w:rPr>
        <w:t>3409.1 --&gt; 3413.6:  PQC migration for a specific industry, a specific use case</w:t>
      </w:r>
      <w:r>
        <w:br/>
      </w:r>
      <w:r>
        <w:rPr>
          <w:rStyle w:val="VerbatimChar"/>
        </w:rPr>
        <w:t>3413.6 --&gt; 3414.3:  is like a blockchain.</w:t>
      </w:r>
      <w:r>
        <w:br/>
      </w:r>
      <w:r>
        <w:rPr>
          <w:rStyle w:val="VerbatimChar"/>
        </w:rPr>
        <w:t>3416.9 --&gt; 3420.6:  And the result, so without knowledge about that actual use</w:t>
      </w:r>
      <w:r>
        <w:br/>
      </w:r>
      <w:r>
        <w:rPr>
          <w:rStyle w:val="VerbatimChar"/>
        </w:rPr>
        <w:t>3420.6 --&gt; 3423.8:  case, actual business model of the blockchain, as Keegan, you</w:t>
      </w:r>
      <w:r>
        <w:br/>
      </w:r>
      <w:r>
        <w:rPr>
          <w:rStyle w:val="VerbatimChar"/>
        </w:rPr>
        <w:t>3423.8 --&gt; 3428.1:  know, Keegan's presentation, so illustrate it a lot about, you</w:t>
      </w:r>
      <w:r>
        <w:br/>
      </w:r>
      <w:r>
        <w:rPr>
          <w:rStyle w:val="VerbatimChar"/>
        </w:rPr>
        <w:t>3428.1 --&gt; 3432.0:  know, without, you know, discussion about that, how the</w:t>
      </w:r>
      <w:r>
        <w:br/>
      </w:r>
      <w:r>
        <w:rPr>
          <w:rStyle w:val="VerbatimChar"/>
        </w:rPr>
        <w:t>3432.0 --&gt; 3437.1:  stakeholders in the blockchain world acts or habits, no one</w:t>
      </w:r>
      <w:r>
        <w:br/>
      </w:r>
      <w:r>
        <w:rPr>
          <w:rStyle w:val="VerbatimChar"/>
        </w:rPr>
        <w:t>3437.1 --&gt; 3441.2:  applied to that transition plan to their, their blockchain</w:t>
      </w:r>
      <w:r>
        <w:br/>
      </w:r>
      <w:r>
        <w:rPr>
          <w:rStyle w:val="VerbatimChar"/>
        </w:rPr>
        <w:t>3441.2 --&gt; 3445.8:  technology. So this is a huge difference against the existing</w:t>
      </w:r>
      <w:r>
        <w:br/>
      </w:r>
      <w:r>
        <w:rPr>
          <w:rStyle w:val="VerbatimChar"/>
        </w:rPr>
        <w:t>3445.8 --&gt; 3448.0:  NIST cryptographic competition.</w:t>
      </w:r>
      <w:r>
        <w:br/>
      </w:r>
      <w:r>
        <w:rPr>
          <w:rStyle w:val="VerbatimChar"/>
        </w:rPr>
        <w:t>3451.3 --&gt; 3454.2:  Is there any question about that? Okay.</w:t>
      </w:r>
      <w:r>
        <w:br/>
      </w:r>
      <w:r>
        <w:rPr>
          <w:rStyle w:val="VerbatimChar"/>
        </w:rPr>
        <w:t>3464.5 --&gt; 3469.2:  So, I'm Shoki from Nix Foundation, and I'm building new</w:t>
      </w:r>
      <w:r>
        <w:br/>
      </w:r>
      <w:r>
        <w:rPr>
          <w:rStyle w:val="VerbatimChar"/>
        </w:rPr>
        <w:t>3469.2 --&gt; 3472.9:  generation, is I am client which support post quantum transition.</w:t>
      </w:r>
      <w:r>
        <w:br/>
      </w:r>
      <w:r>
        <w:rPr>
          <w:rStyle w:val="VerbatimChar"/>
        </w:rPr>
        <w:t>3474.0 --&gt; 3482.6:  Let's talking about Ethereum. So, so in Ethereum, we have two</w:t>
      </w:r>
      <w:r>
        <w:br/>
      </w:r>
      <w:r>
        <w:rPr>
          <w:rStyle w:val="VerbatimChar"/>
        </w:rPr>
        <w:t>3482.6 --&gt; 3487.8:  signature scheme. One is the ECDC for end users and BLS for</w:t>
      </w:r>
      <w:r>
        <w:br/>
      </w:r>
      <w:r>
        <w:rPr>
          <w:rStyle w:val="VerbatimChar"/>
        </w:rPr>
        <w:t>3487.8 --&gt; 3492.9:  validators. On the consensus client we use in the BLS, which</w:t>
      </w:r>
      <w:r>
        <w:br/>
      </w:r>
      <w:r>
        <w:rPr>
          <w:rStyle w:val="VerbatimChar"/>
        </w:rPr>
        <w:t>3492.9 --&gt; 3500.5:  is already specified to migrate into XMSS. Each client already</w:t>
      </w:r>
      <w:r>
        <w:br/>
      </w:r>
      <w:r>
        <w:rPr>
          <w:rStyle w:val="VerbatimChar"/>
        </w:rPr>
        <w:t>3500.5 --&gt; 3505.1:  building, keep building right now. So I guess these two goal</w:t>
      </w:r>
      <w:r>
        <w:br/>
      </w:r>
      <w:r>
        <w:rPr>
          <w:rStyle w:val="VerbatimChar"/>
        </w:rPr>
        <w:t>3505.1 --&gt; 3509.0:  has accomplished in consensus layer already accomplished.</w:t>
      </w:r>
      <w:r>
        <w:br/>
      </w:r>
      <w:r>
        <w:rPr>
          <w:rStyle w:val="VerbatimChar"/>
        </w:rPr>
        <w:t>3509.8 --&gt; 3516.5:  However, we don't have any specification for end user. So</w:t>
      </w:r>
      <w:r>
        <w:br/>
      </w:r>
      <w:r>
        <w:rPr>
          <w:rStyle w:val="VerbatimChar"/>
        </w:rPr>
        <w:t>3516.5 --&gt; 3522.9:  in this competition, we aim for the just end user, right? Is it</w:t>
      </w:r>
      <w:r>
        <w:br/>
      </w:r>
      <w:r>
        <w:rPr>
          <w:rStyle w:val="VerbatimChar"/>
        </w:rPr>
        <w:t>3522.9 --&gt; 3523.2:  correct?</w:t>
      </w:r>
      <w:r>
        <w:br/>
      </w:r>
      <w:r>
        <w:rPr>
          <w:rStyle w:val="VerbatimChar"/>
        </w:rPr>
        <w:t>3525.0 --&gt; 3529.1:  Yeah, so this is a, this is a, you know, what I would like to</w:t>
      </w:r>
      <w:r>
        <w:br/>
      </w:r>
      <w:r>
        <w:rPr>
          <w:rStyle w:val="VerbatimChar"/>
        </w:rPr>
        <w:t>3529.1 --&gt; 3532.4:  discuss today. Okay, about that competition, because, you know,</w:t>
      </w:r>
      <w:r>
        <w:br/>
      </w:r>
      <w:r>
        <w:rPr>
          <w:rStyle w:val="VerbatimChar"/>
        </w:rPr>
        <w:t>3534.5 --&gt; 3541.2:  so what should be evaluated? Yeah. And it depends on the</w:t>
      </w:r>
      <w:r>
        <w:br/>
      </w:r>
      <w:r>
        <w:rPr>
          <w:rStyle w:val="VerbatimChar"/>
        </w:rPr>
        <w:t>3541.2 --&gt; 3544.4:  blockchain, you know, the discussion might be slightly</w:t>
      </w:r>
      <w:r>
        <w:br/>
      </w:r>
      <w:r>
        <w:rPr>
          <w:rStyle w:val="VerbatimChar"/>
        </w:rPr>
        <w:t>3544.4 --&gt; 3547.7:  different among, you know, different, among the different</w:t>
      </w:r>
      <w:r>
        <w:br/>
      </w:r>
      <w:r>
        <w:rPr>
          <w:rStyle w:val="VerbatimChar"/>
        </w:rPr>
        <w:t>3547.7 --&gt; 3550.8:  blockchain technology like Bitcoin, Ethereum or other, other</w:t>
      </w:r>
      <w:r>
        <w:br/>
      </w:r>
      <w:r>
        <w:rPr>
          <w:rStyle w:val="VerbatimChar"/>
        </w:rPr>
        <w:t xml:space="preserve">3550.8 --&gt; 3554.5:  layer on technologies. And, you know, this is the purpose </w:t>
      </w:r>
      <w:r>
        <w:rPr>
          <w:rStyle w:val="VerbatimChar"/>
        </w:rPr>
        <w:lastRenderedPageBreak/>
        <w:t>of</w:t>
      </w:r>
      <w:r>
        <w:br/>
      </w:r>
      <w:r>
        <w:rPr>
          <w:rStyle w:val="VerbatimChar"/>
        </w:rPr>
        <w:t>3554.5 --&gt; 3557.1:  this, this discussion that I would like to hear that opinion</w:t>
      </w:r>
      <w:r>
        <w:br/>
      </w:r>
      <w:r>
        <w:rPr>
          <w:rStyle w:val="VerbatimChar"/>
        </w:rPr>
        <w:t>3557.1 --&gt; 3560.2:  from the Ethereum engineers. So what is it? What is the issue</w:t>
      </w:r>
      <w:r>
        <w:br/>
      </w:r>
      <w:r>
        <w:rPr>
          <w:rStyle w:val="VerbatimChar"/>
        </w:rPr>
        <w:t>3560.2 --&gt; 3561.1:  for Ethereum blockchain?</w:t>
      </w:r>
      <w:r>
        <w:br/>
      </w:r>
      <w:r>
        <w:rPr>
          <w:rStyle w:val="VerbatimChar"/>
        </w:rPr>
        <w:t>3562.2 --&gt; 3563.5:  Thank you. That's right.</w:t>
      </w:r>
      <w:r>
        <w:br/>
      </w:r>
      <w:r>
        <w:rPr>
          <w:rStyle w:val="VerbatimChar"/>
        </w:rPr>
        <w:t>3567.8 --&gt; 3572.7:  So is there any criteria to decide the scope right now? It's</w:t>
      </w:r>
      <w:r>
        <w:br/>
      </w:r>
      <w:r>
        <w:rPr>
          <w:rStyle w:val="VerbatimChar"/>
        </w:rPr>
        <w:t>3572.7 --&gt; 3576.5:  kind of scope of scope is maybe might be a bit stupid question,</w:t>
      </w:r>
      <w:r>
        <w:br/>
      </w:r>
      <w:r>
        <w:rPr>
          <w:rStyle w:val="VerbatimChar"/>
        </w:rPr>
        <w:t>3576.9 --&gt; 3584.4:  but I, for example, one thing we need to be afraid of is like,</w:t>
      </w:r>
      <w:r>
        <w:br/>
      </w:r>
      <w:r>
        <w:rPr>
          <w:rStyle w:val="VerbatimChar"/>
        </w:rPr>
        <w:t>3584.6 --&gt; 3589.6:  no, there's a so limited number of participants and we should</w:t>
      </w:r>
      <w:r>
        <w:br/>
      </w:r>
      <w:r>
        <w:rPr>
          <w:rStyle w:val="VerbatimChar"/>
        </w:rPr>
        <w:t>3589.6 --&gt; 3596.8:  give a no wise to our no, no, not appropriate idea or</w:t>
      </w:r>
      <w:r>
        <w:br/>
      </w:r>
      <w:r>
        <w:rPr>
          <w:rStyle w:val="VerbatimChar"/>
        </w:rPr>
        <w:t>3596.8 --&gt; 3603.2:  implementation. So this is not so good. So to avoid that we</w:t>
      </w:r>
      <w:r>
        <w:br/>
      </w:r>
      <w:r>
        <w:rPr>
          <w:rStyle w:val="VerbatimChar"/>
        </w:rPr>
        <w:t>3603.2 --&gt; 3610.9:  need a quite clear criteria, clear goal and scope, which is</w:t>
      </w:r>
      <w:r>
        <w:br/>
      </w:r>
      <w:r>
        <w:rPr>
          <w:rStyle w:val="VerbatimChar"/>
        </w:rPr>
        <w:t>3610.9 --&gt; 3616.1:  targeting the large number of people, for example, you know,</w:t>
      </w:r>
      <w:r>
        <w:br/>
      </w:r>
      <w:r>
        <w:rPr>
          <w:rStyle w:val="VerbatimChar"/>
        </w:rPr>
        <w:t>3618.1 --&gt; 3623.5:  as he mentioned before, it's signature scheme, it's very,</w:t>
      </w:r>
      <w:r>
        <w:br/>
      </w:r>
      <w:r>
        <w:rPr>
          <w:rStyle w:val="VerbatimChar"/>
        </w:rPr>
        <w:t>3623.5 --&gt; 3631.9:  very limited scope. For example, the key signature scheme for</w:t>
      </w:r>
      <w:r>
        <w:br/>
      </w:r>
      <w:r>
        <w:rPr>
          <w:rStyle w:val="VerbatimChar"/>
        </w:rPr>
        <w:t>3631.9 --&gt; 3638.3:  post quantum blockchain, it's quite clear somehow on the we</w:t>
      </w:r>
      <w:r>
        <w:br/>
      </w:r>
      <w:r>
        <w:rPr>
          <w:rStyle w:val="VerbatimChar"/>
        </w:rPr>
        <w:t>3638.3 --&gt; 3641.5:  can expect that many, many participants in that because</w:t>
      </w:r>
      <w:r>
        <w:br/>
      </w:r>
      <w:r>
        <w:rPr>
          <w:rStyle w:val="VerbatimChar"/>
        </w:rPr>
        <w:t>3641.5 --&gt; 3647.2:  their scope is clear. Also, there are many people building</w:t>
      </w:r>
      <w:r>
        <w:br/>
      </w:r>
      <w:r>
        <w:rPr>
          <w:rStyle w:val="VerbatimChar"/>
        </w:rPr>
        <w:t>3648.0 --&gt; 3652.6:  post quantum signature. So yeah, it's another reason why we can</w:t>
      </w:r>
      <w:r>
        <w:br/>
      </w:r>
      <w:r>
        <w:rPr>
          <w:rStyle w:val="VerbatimChar"/>
        </w:rPr>
        <w:t>3652.6 --&gt; 3658.2:  expect more people. On the other hand, so the best post quantum</w:t>
      </w:r>
      <w:r>
        <w:br/>
      </w:r>
      <w:r>
        <w:rPr>
          <w:rStyle w:val="VerbatimChar"/>
        </w:rPr>
        <w:t>3658.2 --&gt; 3663.1:  blockchain system, it's a bit wider scope and people can not</w:t>
      </w:r>
      <w:r>
        <w:br/>
      </w:r>
      <w:r>
        <w:rPr>
          <w:rStyle w:val="VerbatimChar"/>
        </w:rPr>
        <w:t>3663.1 --&gt; 3668.4:  expect on what is criteria. People cannot have enough</w:t>
      </w:r>
      <w:r>
        <w:br/>
      </w:r>
      <w:r>
        <w:rPr>
          <w:rStyle w:val="VerbatimChar"/>
        </w:rPr>
        <w:t>3668.4 --&gt; 3673.1:  confidence to to participate their competition. Yeah, like</w:t>
      </w:r>
      <w:r>
        <w:br/>
      </w:r>
      <w:r>
        <w:rPr>
          <w:rStyle w:val="VerbatimChar"/>
        </w:rPr>
        <w:t>3673.1 --&gt; 3680.7:  the way we need our kind of criteria to set a scope. And in</w:t>
      </w:r>
      <w:r>
        <w:br/>
      </w:r>
      <w:r>
        <w:rPr>
          <w:rStyle w:val="VerbatimChar"/>
        </w:rPr>
        <w:t>3680.7 --&gt; 3688.1:  my opinion, one criteria like KPI to set a scope is number of</w:t>
      </w:r>
      <w:r>
        <w:br/>
      </w:r>
      <w:r>
        <w:rPr>
          <w:rStyle w:val="VerbatimChar"/>
        </w:rPr>
        <w:t>3688.1 --&gt; 3695.4:  the target. Yeah, for example, signature scheme, inventor, we</w:t>
      </w:r>
      <w:r>
        <w:br/>
      </w:r>
      <w:r>
        <w:rPr>
          <w:rStyle w:val="VerbatimChar"/>
        </w:rPr>
        <w:t>3695.4 --&gt; 3700.5:  can expect no right now 1000 people working for that in this</w:t>
      </w:r>
      <w:r>
        <w:br/>
      </w:r>
      <w:r>
        <w:rPr>
          <w:rStyle w:val="VerbatimChar"/>
        </w:rPr>
        <w:t>3700.5 --&gt; 3706.8:  world. Or Yeah, no, we can sit scope like the way. What do you</w:t>
      </w:r>
      <w:r>
        <w:br/>
      </w:r>
      <w:r>
        <w:rPr>
          <w:rStyle w:val="VerbatimChar"/>
        </w:rPr>
        <w:t>3706.8 --&gt; 3711.5:  guys think about the criteria to set the scope right now?</w:t>
      </w:r>
      <w:r>
        <w:br/>
      </w:r>
      <w:r>
        <w:rPr>
          <w:rStyle w:val="VerbatimChar"/>
        </w:rPr>
        <w:lastRenderedPageBreak/>
        <w:t>3712.0 --&gt; 3714.4:  Okay, thank you very much. That is the thing that you know, that</w:t>
      </w:r>
      <w:r>
        <w:br/>
      </w:r>
      <w:r>
        <w:rPr>
          <w:rStyle w:val="VerbatimChar"/>
        </w:rPr>
        <w:t>3714.4 --&gt; 3719.1:  is a so what discuss with NIST person, you know, generally</w:t>
      </w:r>
      <w:r>
        <w:br/>
      </w:r>
      <w:r>
        <w:rPr>
          <w:rStyle w:val="VerbatimChar"/>
        </w:rPr>
        <w:t>3719.1 --&gt; 3725.0:  NIST holds the first workshop to decide scope and evaluation</w:t>
      </w:r>
      <w:r>
        <w:br/>
      </w:r>
      <w:r>
        <w:rPr>
          <w:rStyle w:val="VerbatimChar"/>
        </w:rPr>
        <w:t>3725.0 --&gt; 3731.0:  criteria. Just it. So and this is the purpose of that the</w:t>
      </w:r>
      <w:r>
        <w:br/>
      </w:r>
      <w:r>
        <w:rPr>
          <w:rStyle w:val="VerbatimChar"/>
        </w:rPr>
        <w:t>3731.0 --&gt; 3735.0:  workshop held in Japan this October. So we will call for</w:t>
      </w:r>
      <w:r>
        <w:br/>
      </w:r>
      <w:r>
        <w:rPr>
          <w:rStyle w:val="VerbatimChar"/>
        </w:rPr>
        <w:t>3735.0 --&gt; 3740.5:  papers to hear opinion on that. What is the scope of the</w:t>
      </w:r>
      <w:r>
        <w:br/>
      </w:r>
      <w:r>
        <w:rPr>
          <w:rStyle w:val="VerbatimChar"/>
        </w:rPr>
        <w:t>3740.5 --&gt; 3744.3:  competition? What kind of evaluation we should do? So this</w:t>
      </w:r>
      <w:r>
        <w:br/>
      </w:r>
      <w:r>
        <w:rPr>
          <w:rStyle w:val="VerbatimChar"/>
        </w:rPr>
        <w:t>3744.3 --&gt; 3747.3:  is a so what is a call for paper and that's what we discuss in</w:t>
      </w:r>
      <w:r>
        <w:br/>
      </w:r>
      <w:r>
        <w:rPr>
          <w:rStyle w:val="VerbatimChar"/>
        </w:rPr>
        <w:t>3747.3 --&gt; 3752.2:  the hall. Today that's pretty preliminary discussion about we</w:t>
      </w:r>
      <w:r>
        <w:br/>
      </w:r>
      <w:r>
        <w:rPr>
          <w:rStyle w:val="VerbatimChar"/>
        </w:rPr>
        <w:t>3752.2 --&gt; 3756.1:  need to make a call for paper for the October workshop. And so</w:t>
      </w:r>
      <w:r>
        <w:br/>
      </w:r>
      <w:r>
        <w:rPr>
          <w:rStyle w:val="VerbatimChar"/>
        </w:rPr>
        <w:t>3756.1 --&gt; 3759.9:  we need to restart that, you know, potential scope of that</w:t>
      </w:r>
      <w:r>
        <w:br/>
      </w:r>
      <w:r>
        <w:rPr>
          <w:rStyle w:val="VerbatimChar"/>
        </w:rPr>
        <w:t>3759.9 --&gt; 3763.0:  workshop. And I would like to hear that opinion from from all</w:t>
      </w:r>
      <w:r>
        <w:br/>
      </w:r>
      <w:r>
        <w:rPr>
          <w:rStyle w:val="VerbatimChar"/>
        </w:rPr>
        <w:t>3763.0 --&gt; 3767.4:  of you to as a preliminary work to to restart it. Of course,</w:t>
      </w:r>
      <w:r>
        <w:br/>
      </w:r>
      <w:r>
        <w:rPr>
          <w:rStyle w:val="VerbatimChar"/>
        </w:rPr>
        <w:t>3767.5 --&gt; 3771.5:  it's not limited to that what we discussed today. But we will</w:t>
      </w:r>
      <w:r>
        <w:br/>
      </w:r>
      <w:r>
        <w:rPr>
          <w:rStyle w:val="VerbatimChar"/>
        </w:rPr>
        <w:t>3771.5 --&gt; 3774.6:  decide the scope, a concrete scope and the evaluation</w:t>
      </w:r>
      <w:r>
        <w:br/>
      </w:r>
      <w:r>
        <w:rPr>
          <w:rStyle w:val="VerbatimChar"/>
        </w:rPr>
        <w:t>3774.6 --&gt; 3780.7:  criteria this fall at the workshop. But this is a clear</w:t>
      </w:r>
      <w:r>
        <w:br/>
      </w:r>
      <w:r>
        <w:rPr>
          <w:rStyle w:val="VerbatimChar"/>
        </w:rPr>
        <w:t>3780.7 --&gt; 3786.4:  process. And what so NIST has been done so far for several</w:t>
      </w:r>
      <w:r>
        <w:br/>
      </w:r>
      <w:r>
        <w:rPr>
          <w:rStyle w:val="VerbatimChar"/>
        </w:rPr>
        <w:t>3787.1 --&gt; 3789.5:  their cryptographic primitive competition.</w:t>
      </w:r>
      <w:r>
        <w:br/>
      </w:r>
      <w:r>
        <w:rPr>
          <w:rStyle w:val="VerbatimChar"/>
        </w:rPr>
        <w:t>3797.7 --&gt; 3801.8:  So I would go back to the key key and so if you are still here,</w:t>
      </w:r>
      <w:r>
        <w:br/>
      </w:r>
      <w:r>
        <w:rPr>
          <w:rStyle w:val="VerbatimChar"/>
        </w:rPr>
        <w:t>3802.7 --&gt; 3807.7:  so do you have any opinion that so what should be that scope of</w:t>
      </w:r>
      <w:r>
        <w:br/>
      </w:r>
      <w:r>
        <w:rPr>
          <w:rStyle w:val="VerbatimChar"/>
        </w:rPr>
        <w:t>3807.7 --&gt; 3808.4:  the competition?</w:t>
      </w:r>
      <w:r>
        <w:br/>
      </w:r>
      <w:r>
        <w:rPr>
          <w:rStyle w:val="VerbatimChar"/>
        </w:rPr>
        <w:t>3810.6 --&gt; 3815.4:  Well, well, just just for clarification. So in the</w:t>
      </w:r>
      <w:r>
        <w:br/>
      </w:r>
      <w:r>
        <w:rPr>
          <w:rStyle w:val="VerbatimChar"/>
        </w:rPr>
        <w:t>3815.4 --&gt; 3820.5:  workshop held in October something we are discussing, I</w:t>
      </w:r>
      <w:r>
        <w:br/>
      </w:r>
      <w:r>
        <w:rPr>
          <w:rStyle w:val="VerbatimChar"/>
        </w:rPr>
        <w:t>3820.5 --&gt; 3824.1:  mean, we are calling for a paper discussing the scope of the</w:t>
      </w:r>
      <w:r>
        <w:br/>
      </w:r>
      <w:r>
        <w:rPr>
          <w:rStyle w:val="VerbatimChar"/>
        </w:rPr>
        <w:t>3824.8 --&gt; 3830.1:  scope of the competition or like a specific idea for the as a</w:t>
      </w:r>
      <w:r>
        <w:br/>
      </w:r>
      <w:r>
        <w:rPr>
          <w:rStyle w:val="VerbatimChar"/>
        </w:rPr>
        <w:t>3830.1 --&gt; 3832.3:  proposal? I mean, so</w:t>
      </w:r>
      <w:r>
        <w:br/>
      </w:r>
      <w:r>
        <w:rPr>
          <w:rStyle w:val="VerbatimChar"/>
        </w:rPr>
        <w:t>3832.9 --&gt; 3840.0:  that is a good question. So basically, so firstly, so we</w:t>
      </w:r>
      <w:r>
        <w:br/>
      </w:r>
      <w:r>
        <w:rPr>
          <w:rStyle w:val="VerbatimChar"/>
        </w:rPr>
        <w:t>3840.0 --&gt; 3845.7:  need to decide the scope and evaluation criteria first. Of</w:t>
      </w:r>
      <w:r>
        <w:br/>
      </w:r>
      <w:r>
        <w:rPr>
          <w:rStyle w:val="VerbatimChar"/>
        </w:rPr>
        <w:t>3845.7 --&gt; 3849.4:  course, so we could have that some session about that. So the</w:t>
      </w:r>
      <w:r>
        <w:br/>
      </w:r>
      <w:r>
        <w:rPr>
          <w:rStyle w:val="VerbatimChar"/>
        </w:rPr>
        <w:t>3849.4 --&gt; 3853.8:  actual transition mechanism itself. But before that, so we</w:t>
      </w:r>
      <w:r>
        <w:br/>
      </w:r>
      <w:r>
        <w:rPr>
          <w:rStyle w:val="VerbatimChar"/>
        </w:rPr>
        <w:t>3853.8 --&gt; 3857.5:  need to concentrate on that scope and the evaluation</w:t>
      </w:r>
      <w:r>
        <w:br/>
      </w:r>
      <w:r>
        <w:rPr>
          <w:rStyle w:val="VerbatimChar"/>
        </w:rPr>
        <w:lastRenderedPageBreak/>
        <w:t>3857.5 --&gt; 3858.2:  criteria first.</w:t>
      </w:r>
      <w:r>
        <w:br/>
      </w:r>
      <w:r>
        <w:rPr>
          <w:rStyle w:val="VerbatimChar"/>
        </w:rPr>
        <w:t>3860.2 --&gt; 3866.1:  Okay. Got it. Then we're talking about the scope of the</w:t>
      </w:r>
      <w:r>
        <w:br/>
      </w:r>
      <w:r>
        <w:rPr>
          <w:rStyle w:val="VerbatimChar"/>
        </w:rPr>
        <w:t>3867.2 --&gt; 3871.2:  competition. Well, as you say, maybe the last session, it's</w:t>
      </w:r>
      <w:r>
        <w:br/>
      </w:r>
      <w:r>
        <w:rPr>
          <w:rStyle w:val="VerbatimChar"/>
        </w:rPr>
        <w:t>3871.2 --&gt; 3877.2:  going to focus on Bitcoin and Ethereum, then, well, that, you</w:t>
      </w:r>
      <w:r>
        <w:br/>
      </w:r>
      <w:r>
        <w:rPr>
          <w:rStyle w:val="VerbatimChar"/>
        </w:rPr>
        <w:t>3877.2 --&gt; 3880.9:  know, like, as I say, like some scaling solutions, smart</w:t>
      </w:r>
      <w:r>
        <w:br/>
      </w:r>
      <w:r>
        <w:rPr>
          <w:rStyle w:val="VerbatimChar"/>
        </w:rPr>
        <w:t>3880.9 --&gt; 3884.9:  contract, I mean, that's, that's really domain specific. But if we</w:t>
      </w:r>
      <w:r>
        <w:br/>
      </w:r>
      <w:r>
        <w:rPr>
          <w:rStyle w:val="VerbatimChar"/>
        </w:rPr>
        <w:t>3884.9 --&gt; 3889.5:  can narrow down enough to Bitcoin and Ethereum, then I</w:t>
      </w:r>
      <w:r>
        <w:br/>
      </w:r>
      <w:r>
        <w:rPr>
          <w:rStyle w:val="VerbatimChar"/>
        </w:rPr>
        <w:t>3889.5 --&gt; 3891.8:  don't know, wait, I don't know. I'm not very sure if that's</w:t>
      </w:r>
      <w:r>
        <w:br/>
      </w:r>
      <w:r>
        <w:rPr>
          <w:rStyle w:val="VerbatimChar"/>
        </w:rPr>
        <w:t>3891.8 --&gt; 3896.9:  enough. But if it's, let's say, if it's Bitcoin, then I mean, we</w:t>
      </w:r>
      <w:r>
        <w:br/>
      </w:r>
      <w:r>
        <w:rPr>
          <w:rStyle w:val="VerbatimChar"/>
        </w:rPr>
        <w:t>3896.9 --&gt; 3901.5:  can actually list up the core primitives, or also like, you</w:t>
      </w:r>
      <w:r>
        <w:br/>
      </w:r>
      <w:r>
        <w:rPr>
          <w:rStyle w:val="VerbatimChar"/>
        </w:rPr>
        <w:t>3901.5 --&gt; 3904.6:  know, maybe make some the list of the priority of those</w:t>
      </w:r>
      <w:r>
        <w:br/>
      </w:r>
      <w:r>
        <w:rPr>
          <w:rStyle w:val="VerbatimChar"/>
        </w:rPr>
        <w:t>3905.1 --&gt; 3907.8:  components are primitive primitives used in Bitcoin</w:t>
      </w:r>
      <w:r>
        <w:br/>
      </w:r>
      <w:r>
        <w:rPr>
          <w:rStyle w:val="VerbatimChar"/>
        </w:rPr>
        <w:t>3907.8 --&gt; 3915.4:  protocol. I mean, for example, this is a number of priority for</w:t>
      </w:r>
      <w:r>
        <w:br/>
      </w:r>
      <w:r>
        <w:rPr>
          <w:rStyle w:val="VerbatimChar"/>
        </w:rPr>
        <w:t>3915.4 --&gt; 3919.1:  sure. But I mean, hashtag low contract, and I was like,</w:t>
      </w:r>
      <w:r>
        <w:br/>
      </w:r>
      <w:r>
        <w:rPr>
          <w:rStyle w:val="VerbatimChar"/>
        </w:rPr>
        <w:t>3919.1 --&gt; 3922.7:  hash function for POW. I mean, even the security security level</w:t>
      </w:r>
      <w:r>
        <w:br/>
      </w:r>
      <w:r>
        <w:rPr>
          <w:rStyle w:val="VerbatimChar"/>
        </w:rPr>
        <w:t>3922.7 --&gt; 3925.9:  for the hash function is supposed to be getting lower in</w:t>
      </w:r>
      <w:r>
        <w:br/>
      </w:r>
      <w:r>
        <w:rPr>
          <w:rStyle w:val="VerbatimChar"/>
        </w:rPr>
        <w:t>3925.9 --&gt; 3929.3:  the quantum world. So maybe that will be in the list too. And</w:t>
      </w:r>
      <w:r>
        <w:br/>
      </w:r>
      <w:r>
        <w:rPr>
          <w:rStyle w:val="VerbatimChar"/>
        </w:rPr>
        <w:t>3929.3 --&gt; 3933.1:  making first, first, making those lists, you know, with some</w:t>
      </w:r>
      <w:r>
        <w:br/>
      </w:r>
      <w:r>
        <w:rPr>
          <w:rStyle w:val="VerbatimChar"/>
        </w:rPr>
        <w:t>3933.1 --&gt; 3940.8:  priority, and like, maybe having two or three top up, top up the</w:t>
      </w:r>
      <w:r>
        <w:br/>
      </w:r>
      <w:r>
        <w:rPr>
          <w:rStyle w:val="VerbatimChar"/>
        </w:rPr>
        <w:t>3940.8 --&gt; 3945.3:  list will be the appropriate way will be, it's kind of look</w:t>
      </w:r>
      <w:r>
        <w:br/>
      </w:r>
      <w:r>
        <w:rPr>
          <w:rStyle w:val="VerbatimChar"/>
        </w:rPr>
        <w:t>3945.3 --&gt; 3951.0:  appropriate way to proceed for me, you know, do you know what I</w:t>
      </w:r>
      <w:r>
        <w:br/>
      </w:r>
      <w:r>
        <w:rPr>
          <w:rStyle w:val="VerbatimChar"/>
        </w:rPr>
        <w:t>3951.0 --&gt; 3952.9:  do get what I mean? I mean,</w:t>
      </w:r>
      <w:r>
        <w:br/>
      </w:r>
      <w:r>
        <w:rPr>
          <w:rStyle w:val="VerbatimChar"/>
        </w:rPr>
        <w:t>3954.4 --&gt; 3960.8:  I have one comment that, you know, in addition scope, so, so</w:t>
      </w:r>
      <w:r>
        <w:br/>
      </w:r>
      <w:r>
        <w:rPr>
          <w:rStyle w:val="VerbatimChar"/>
        </w:rPr>
        <w:t>3960.8 --&gt; 3965.8:  it was indicated in the your presentation. But so we need to</w:t>
      </w:r>
      <w:r>
        <w:br/>
      </w:r>
      <w:r>
        <w:rPr>
          <w:rStyle w:val="VerbatimChar"/>
        </w:rPr>
        <w:t>3965.8 --&gt; 3973.5:  discuss that the definition of the PKG ready blockchain, you</w:t>
      </w:r>
      <w:r>
        <w:br/>
      </w:r>
      <w:r>
        <w:rPr>
          <w:rStyle w:val="VerbatimChar"/>
        </w:rPr>
        <w:t>3973.5 --&gt; 3978.6:  know, so what is the qualification about that? So we</w:t>
      </w:r>
      <w:r>
        <w:br/>
      </w:r>
      <w:r>
        <w:rPr>
          <w:rStyle w:val="VerbatimChar"/>
        </w:rPr>
        <w:t>3978.6 --&gt; 3983.8:  completed the PQC migration for so new, new blockchains of PQC</w:t>
      </w:r>
      <w:r>
        <w:br/>
      </w:r>
      <w:r>
        <w:rPr>
          <w:rStyle w:val="VerbatimChar"/>
        </w:rPr>
        <w:t>3983.8 --&gt; 3987.4:  ready, or something like that. So we need to discuss about that</w:t>
      </w:r>
      <w:r>
        <w:br/>
      </w:r>
      <w:r>
        <w:rPr>
          <w:rStyle w:val="VerbatimChar"/>
        </w:rPr>
        <w:t>3987.4 --&gt; 3993.1:  that goal. So actual goal of that. So what so the to the</w:t>
      </w:r>
      <w:r>
        <w:br/>
      </w:r>
      <w:r>
        <w:rPr>
          <w:rStyle w:val="VerbatimChar"/>
        </w:rPr>
        <w:t>3993.1 --&gt; 3999.2:  completion, you know, I think that that that kind of</w:t>
      </w:r>
      <w:r>
        <w:br/>
      </w:r>
      <w:r>
        <w:rPr>
          <w:rStyle w:val="VerbatimChar"/>
        </w:rPr>
        <w:t>3999.2 --&gt; 4004.8:  discussion is not occurred for for other area of the PQC</w:t>
      </w:r>
      <w:r>
        <w:br/>
      </w:r>
      <w:r>
        <w:rPr>
          <w:rStyle w:val="VerbatimChar"/>
        </w:rPr>
        <w:t xml:space="preserve">4004.8 --&gt; 4008.8:  migration, as well. But for this competition, we need to </w:t>
      </w:r>
      <w:r>
        <w:rPr>
          <w:rStyle w:val="VerbatimChar"/>
        </w:rPr>
        <w:lastRenderedPageBreak/>
        <w:t>have</w:t>
      </w:r>
      <w:r>
        <w:br/>
      </w:r>
      <w:r>
        <w:rPr>
          <w:rStyle w:val="VerbatimChar"/>
        </w:rPr>
        <w:t>4008.8 --&gt; 4013.2:  some goal for the completion.</w:t>
      </w:r>
      <w:r>
        <w:br/>
      </w:r>
      <w:r>
        <w:rPr>
          <w:rStyle w:val="VerbatimChar"/>
        </w:rPr>
        <w:t>4019.6 --&gt; 4024.0:  Will the scope comes first before the goal or the goal</w:t>
      </w:r>
      <w:r>
        <w:br/>
      </w:r>
      <w:r>
        <w:rPr>
          <w:rStyle w:val="VerbatimChar"/>
        </w:rPr>
        <w:t>4024.0 --&gt; 4029.1:  comes up before the scope defining scope? So, because,</w:t>
      </w:r>
      <w:r>
        <w:br/>
      </w:r>
      <w:r>
        <w:rPr>
          <w:rStyle w:val="VerbatimChar"/>
        </w:rPr>
        <w:t>4029.5 --&gt; 4034.4:  well, if you want the perfect, I don't know, I don't even know</w:t>
      </w:r>
      <w:r>
        <w:br/>
      </w:r>
      <w:r>
        <w:rPr>
          <w:rStyle w:val="VerbatimChar"/>
        </w:rPr>
        <w:t>4034.4 --&gt; 4039.3:  like what the quantum secure means. But if, obviously, we can</w:t>
      </w:r>
      <w:r>
        <w:br/>
      </w:r>
      <w:r>
        <w:rPr>
          <w:rStyle w:val="VerbatimChar"/>
        </w:rPr>
        <w:t>4039.3 --&gt; 4043.6:  list up every every tech stack, you know, on the protocol, or</w:t>
      </w:r>
      <w:r>
        <w:br/>
      </w:r>
      <w:r>
        <w:rPr>
          <w:rStyle w:val="VerbatimChar"/>
        </w:rPr>
        <w:t>4043.6 --&gt; 4046.8:  they know execution of the Bitcoin, I mean, etherium</w:t>
      </w:r>
      <w:r>
        <w:br/>
      </w:r>
      <w:r>
        <w:rPr>
          <w:rStyle w:val="VerbatimChar"/>
        </w:rPr>
        <w:t>4046.8 --&gt; 4052.8:  software, and like, and any risk can be found, I guess, because</w:t>
      </w:r>
      <w:r>
        <w:br/>
      </w:r>
      <w:r>
        <w:rPr>
          <w:rStyle w:val="VerbatimChar"/>
        </w:rPr>
        <w:t>4052.8 --&gt; 4059.5:  even the hash function may be risk. And if we try to define</w:t>
      </w:r>
      <w:r>
        <w:br/>
      </w:r>
      <w:r>
        <w:rPr>
          <w:rStyle w:val="VerbatimChar"/>
        </w:rPr>
        <w:t>4059.5 --&gt; 4063.3:  the goal before narrowing down the scope, then that goal will</w:t>
      </w:r>
      <w:r>
        <w:br/>
      </w:r>
      <w:r>
        <w:rPr>
          <w:rStyle w:val="VerbatimChar"/>
        </w:rPr>
        <w:t>4063.3 --&gt; 4069.6:  be very, you know, how to how to stick explosively big. And if we</w:t>
      </w:r>
      <w:r>
        <w:br/>
      </w:r>
      <w:r>
        <w:rPr>
          <w:rStyle w:val="VerbatimChar"/>
        </w:rPr>
        <w:t>4069.6 --&gt; 4072.8:  actually if you try to formally define the goal, then I don't</w:t>
      </w:r>
      <w:r>
        <w:br/>
      </w:r>
      <w:r>
        <w:rPr>
          <w:rStyle w:val="VerbatimChar"/>
        </w:rPr>
        <w:t>4072.8 --&gt; 4077.7:  know, we can handle it. So I understand, I thought the scope</w:t>
      </w:r>
      <w:r>
        <w:br/>
      </w:r>
      <w:r>
        <w:rPr>
          <w:rStyle w:val="VerbatimChar"/>
        </w:rPr>
        <w:t>4077.7 --&gt; 4084.1:  comes first and the maybe goal will be defined for each. Is</w:t>
      </w:r>
      <w:r>
        <w:br/>
      </w:r>
      <w:r>
        <w:rPr>
          <w:rStyle w:val="VerbatimChar"/>
        </w:rPr>
        <w:t>4084.1 --&gt; 4085.0:  that the way to proceed?</w:t>
      </w:r>
      <w:r>
        <w:br/>
      </w:r>
      <w:r>
        <w:rPr>
          <w:rStyle w:val="VerbatimChar"/>
        </w:rPr>
        <w:t>4090.2 --&gt; 4096.1:  Well, I think you probably have goals at different levels,</w:t>
      </w:r>
      <w:r>
        <w:br/>
      </w:r>
      <w:r>
        <w:rPr>
          <w:rStyle w:val="VerbatimChar"/>
        </w:rPr>
        <w:t>4096.4 --&gt; 4099.4:  there's sort of the overarching kind of goal that you're trying</w:t>
      </w:r>
      <w:r>
        <w:br/>
      </w:r>
      <w:r>
        <w:rPr>
          <w:rStyle w:val="VerbatimChar"/>
        </w:rPr>
        <w:t>4099.4 --&gt; 4103.0:  to achieve. And then, you know, there's the once you set the</w:t>
      </w:r>
      <w:r>
        <w:br/>
      </w:r>
      <w:r>
        <w:rPr>
          <w:rStyle w:val="VerbatimChar"/>
        </w:rPr>
        <w:t>4103.0 --&gt; 4106.6:  scope, the more specific objectives that that you're</w:t>
      </w:r>
      <w:r>
        <w:br/>
      </w:r>
      <w:r>
        <w:rPr>
          <w:rStyle w:val="VerbatimChar"/>
        </w:rPr>
        <w:t>4106.6 --&gt; 4110.4:  trying to do within that scope. You know, again, this is this</w:t>
      </w:r>
      <w:r>
        <w:br/>
      </w:r>
      <w:r>
        <w:rPr>
          <w:rStyle w:val="VerbatimChar"/>
        </w:rPr>
        <w:t>4110.4 --&gt; 4113.5:  isn't really something that we've had to deal with with the</w:t>
      </w:r>
      <w:r>
        <w:br/>
      </w:r>
      <w:r>
        <w:rPr>
          <w:rStyle w:val="VerbatimChar"/>
        </w:rPr>
        <w:t>4113.5 --&gt; 4116.1:  NIST competitions as much because we were focused on</w:t>
      </w:r>
      <w:r>
        <w:br/>
      </w:r>
      <w:r>
        <w:rPr>
          <w:rStyle w:val="VerbatimChar"/>
        </w:rPr>
        <w:t>4116.1 --&gt; 4118.7:  individual components. But I think, yeah, when you're looking</w:t>
      </w:r>
      <w:r>
        <w:br/>
      </w:r>
      <w:r>
        <w:rPr>
          <w:rStyle w:val="VerbatimChar"/>
        </w:rPr>
        <w:t>4118.7 --&gt; 4122.5:  at a broader system, that's going to be more challenging to</w:t>
      </w:r>
      <w:r>
        <w:br/>
      </w:r>
      <w:r>
        <w:rPr>
          <w:rStyle w:val="VerbatimChar"/>
        </w:rPr>
        <w:t>4122.5 --&gt; 4126.7:  parse out into, you know, into the different levels.</w:t>
      </w:r>
      <w:r>
        <w:br/>
      </w:r>
      <w:r>
        <w:rPr>
          <w:rStyle w:val="VerbatimChar"/>
        </w:rPr>
        <w:t>4128.3 --&gt; 4128.8:  Right.</w:t>
      </w:r>
      <w:r>
        <w:br/>
      </w:r>
      <w:r>
        <w:rPr>
          <w:rStyle w:val="VerbatimChar"/>
        </w:rPr>
        <w:t>4131.4 --&gt; 4137.5:  Can I speak a bit? So to elaborate their imagination about</w:t>
      </w:r>
      <w:r>
        <w:br/>
      </w:r>
      <w:r>
        <w:rPr>
          <w:rStyle w:val="VerbatimChar"/>
        </w:rPr>
        <w:t>4137.5 --&gt; 4142.6:  this are this competition, I want to do some kind of</w:t>
      </w:r>
      <w:r>
        <w:br/>
      </w:r>
      <w:r>
        <w:rPr>
          <w:rStyle w:val="VerbatimChar"/>
        </w:rPr>
        <w:t>4142.6 --&gt; 4148.8:  brainstorming, like, for example, yeah, you said that post</w:t>
      </w:r>
      <w:r>
        <w:br/>
      </w:r>
      <w:r>
        <w:rPr>
          <w:rStyle w:val="VerbatimChar"/>
        </w:rPr>
        <w:t xml:space="preserve">4148.8 --&gt; 4155.5:  quantum migration. So the scope will be limited to </w:t>
      </w:r>
      <w:r>
        <w:rPr>
          <w:rStyle w:val="VerbatimChar"/>
        </w:rPr>
        <w:lastRenderedPageBreak/>
        <w:t>Bitcoin or</w:t>
      </w:r>
      <w:r>
        <w:br/>
      </w:r>
      <w:r>
        <w:rPr>
          <w:rStyle w:val="VerbatimChar"/>
        </w:rPr>
        <w:t>4155.5 --&gt; 4160.4:  Ethereum, you said, maybe it's appropriately kind of narrow</w:t>
      </w:r>
      <w:r>
        <w:br/>
      </w:r>
      <w:r>
        <w:rPr>
          <w:rStyle w:val="VerbatimChar"/>
        </w:rPr>
        <w:t>4160.4 --&gt; 4166.7:  scope. So to elaborate their further imagination, so if you</w:t>
      </w:r>
      <w:r>
        <w:br/>
      </w:r>
      <w:r>
        <w:rPr>
          <w:rStyle w:val="VerbatimChar"/>
        </w:rPr>
        <w:t>4166.7 --&gt; 4170.9:  take our Bitcoin, for example, so we need to, yeah, the</w:t>
      </w:r>
      <w:r>
        <w:br/>
      </w:r>
      <w:r>
        <w:rPr>
          <w:rStyle w:val="VerbatimChar"/>
        </w:rPr>
        <w:t>4171.4 --&gt; 4175.4:  competition will be on post quantum migration of Bitcoin.</w:t>
      </w:r>
      <w:r>
        <w:br/>
      </w:r>
      <w:r>
        <w:rPr>
          <w:rStyle w:val="VerbatimChar"/>
        </w:rPr>
        <w:t>4175.4 --&gt; 4186.7:  And, and the last presentation, you are shows or how to the</w:t>
      </w:r>
      <w:r>
        <w:br/>
      </w:r>
      <w:r>
        <w:rPr>
          <w:rStyle w:val="VerbatimChar"/>
        </w:rPr>
        <w:t>4186.7 --&gt; 4192.7:  migrate, say the migrate period, the governance of their post</w:t>
      </w:r>
      <w:r>
        <w:br/>
      </w:r>
      <w:r>
        <w:rPr>
          <w:rStyle w:val="VerbatimChar"/>
        </w:rPr>
        <w:t>4192.7 --&gt; 4199.9:  quantum migration. So it's a scope about their governance, or</w:t>
      </w:r>
      <w:r>
        <w:br/>
      </w:r>
      <w:r>
        <w:rPr>
          <w:rStyle w:val="VerbatimChar"/>
        </w:rPr>
        <w:t>4200.7 --&gt; 4205.7:  the participant should also submit their, you know,</w:t>
      </w:r>
      <w:r>
        <w:br/>
      </w:r>
      <w:r>
        <w:rPr>
          <w:rStyle w:val="VerbatimChar"/>
        </w:rPr>
        <w:t>4205.9 --&gt; 4211.6:  signature scheme about the post quantum competition, or</w:t>
      </w:r>
      <w:r>
        <w:br/>
      </w:r>
      <w:r>
        <w:rPr>
          <w:rStyle w:val="VerbatimChar"/>
        </w:rPr>
        <w:t>4211.6 --&gt; 4217.4:  participant can only know, they can only submit their governance</w:t>
      </w:r>
      <w:r>
        <w:br/>
      </w:r>
      <w:r>
        <w:rPr>
          <w:rStyle w:val="VerbatimChar"/>
        </w:rPr>
        <w:t>4217.4 --&gt; 4222.7:  system without that perspective. Yeah, so something like that. So</w:t>
      </w:r>
      <w:r>
        <w:br/>
      </w:r>
      <w:r>
        <w:rPr>
          <w:rStyle w:val="VerbatimChar"/>
        </w:rPr>
        <w:t>4222.7 --&gt; 4228.6:  maybe the governance, so we need to know, cut into their pieces,</w:t>
      </w:r>
      <w:r>
        <w:br/>
      </w:r>
      <w:r>
        <w:rPr>
          <w:rStyle w:val="VerbatimChar"/>
        </w:rPr>
        <w:t>4229.2 --&gt; 4235.6:  like governance, and scheme, and primitives, and then we can sit</w:t>
      </w:r>
      <w:r>
        <w:br/>
      </w:r>
      <w:r>
        <w:rPr>
          <w:rStyle w:val="VerbatimChar"/>
        </w:rPr>
        <w:t>4235.6 --&gt; 4240.1:  there, no set up the scope, which participants should care</w:t>
      </w:r>
      <w:r>
        <w:br/>
      </w:r>
      <w:r>
        <w:rPr>
          <w:rStyle w:val="VerbatimChar"/>
        </w:rPr>
        <w:t>4240.1 --&gt; 4247.0:  about them, but participants can feel safe to to kind of have</w:t>
      </w:r>
      <w:r>
        <w:br/>
      </w:r>
      <w:r>
        <w:rPr>
          <w:rStyle w:val="VerbatimChar"/>
        </w:rPr>
        <w:t>4247.0 --&gt; 4248.5:  their imagination about this.</w:t>
      </w:r>
      <w:r>
        <w:br/>
      </w:r>
      <w:r>
        <w:rPr>
          <w:rStyle w:val="VerbatimChar"/>
        </w:rPr>
        <w:t>4252.3 --&gt; 4257.7:  Right. Is anyone holding the mic in the room? If I have, if I</w:t>
      </w:r>
      <w:r>
        <w:br/>
      </w:r>
      <w:r>
        <w:rPr>
          <w:rStyle w:val="VerbatimChar"/>
        </w:rPr>
        <w:t>4257.7 --&gt; 4261.6:  can add some comment? Well, what? Thank you for bringing up</w:t>
      </w:r>
      <w:r>
        <w:br/>
      </w:r>
      <w:r>
        <w:rPr>
          <w:rStyle w:val="VerbatimChar"/>
        </w:rPr>
        <w:t>4261.6 --&gt; 4266.7:  the governance aspect of this conversation. But I think the</w:t>
      </w:r>
      <w:r>
        <w:br/>
      </w:r>
      <w:r>
        <w:rPr>
          <w:rStyle w:val="VerbatimChar"/>
        </w:rPr>
        <w:t>4266.7 --&gt; 4269.8:  most difficult thing is, like, it's really, it's kind of hard</w:t>
      </w:r>
      <w:r>
        <w:br/>
      </w:r>
      <w:r>
        <w:rPr>
          <w:rStyle w:val="VerbatimChar"/>
        </w:rPr>
        <w:t>4269.8 --&gt; 4272.0:  to, you know, completely distinguish the technical</w:t>
      </w:r>
      <w:r>
        <w:br/>
      </w:r>
      <w:r>
        <w:rPr>
          <w:rStyle w:val="VerbatimChar"/>
        </w:rPr>
        <w:t>4272.0 --&gt; 4274.7:  aspect of the migration plan and the governance aspect of the</w:t>
      </w:r>
      <w:r>
        <w:br/>
      </w:r>
      <w:r>
        <w:rPr>
          <w:rStyle w:val="VerbatimChar"/>
        </w:rPr>
        <w:t>4274.7 --&gt; 4278.9:  migration plan. So for example, like, in Bitcoin, there's a</w:t>
      </w:r>
      <w:r>
        <w:br/>
      </w:r>
      <w:r>
        <w:rPr>
          <w:rStyle w:val="VerbatimChar"/>
        </w:rPr>
        <w:t>4278.9 --&gt; 4283.6:  model called hourglass is proposed. So that's allowing the</w:t>
      </w:r>
      <w:r>
        <w:br/>
      </w:r>
      <w:r>
        <w:rPr>
          <w:rStyle w:val="VerbatimChar"/>
        </w:rPr>
        <w:t>4284.1 --&gt; 4290.5:  ECBSA based transaction acceptable, one transaction per</w:t>
      </w:r>
      <w:r>
        <w:br/>
      </w:r>
      <w:r>
        <w:rPr>
          <w:rStyle w:val="VerbatimChar"/>
        </w:rPr>
        <w:t>4290.5 --&gt; 4294.2:  block, even after a two day, so that, you know, those dormant</w:t>
      </w:r>
      <w:r>
        <w:br/>
      </w:r>
      <w:r>
        <w:rPr>
          <w:rStyle w:val="VerbatimChar"/>
        </w:rPr>
        <w:t>4294.2 --&gt; 4296.8:  asset holder may still have some chance to, you know, move around</w:t>
      </w:r>
      <w:r>
        <w:br/>
      </w:r>
      <w:r>
        <w:rPr>
          <w:rStyle w:val="VerbatimChar"/>
        </w:rPr>
        <w:t>4296.8 --&gt; 4299.4:  the found after a QA happens, or, you know, after they cut off</w:t>
      </w:r>
      <w:r>
        <w:br/>
      </w:r>
      <w:r>
        <w:rPr>
          <w:rStyle w:val="VerbatimChar"/>
        </w:rPr>
        <w:lastRenderedPageBreak/>
        <w:t>4299.4 --&gt; 4303.9:  the migration period. And they're saying that's, I would</w:t>
      </w:r>
      <w:r>
        <w:br/>
      </w:r>
      <w:r>
        <w:rPr>
          <w:rStyle w:val="VerbatimChar"/>
        </w:rPr>
        <w:t>4303.9 --&gt; 4310.4:  say, like, incentive aligned, like for even for miners. And so</w:t>
      </w:r>
      <w:r>
        <w:br/>
      </w:r>
      <w:r>
        <w:rPr>
          <w:rStyle w:val="VerbatimChar"/>
        </w:rPr>
        <w:t>4310.4 --&gt; 4316.8:  that they're saying that that's the ultimate, not the ultimate,</w:t>
      </w:r>
      <w:r>
        <w:br/>
      </w:r>
      <w:r>
        <w:rPr>
          <w:rStyle w:val="VerbatimChar"/>
        </w:rPr>
        <w:t>4317.0 --&gt; 4319.8:  maybe that's too much, but like, that's the balanced solution.</w:t>
      </w:r>
      <w:r>
        <w:br/>
      </w:r>
      <w:r>
        <w:rPr>
          <w:rStyle w:val="VerbatimChar"/>
        </w:rPr>
        <w:t>4320.0 --&gt; 4322.7:  That's their what that's what they're claiming. And, well,</w:t>
      </w:r>
      <w:r>
        <w:br/>
      </w:r>
      <w:r>
        <w:rPr>
          <w:rStyle w:val="VerbatimChar"/>
        </w:rPr>
        <w:t>4323.4 --&gt; 4328.8:  even on that systematic level, decision, like, you know, how</w:t>
      </w:r>
      <w:r>
        <w:br/>
      </w:r>
      <w:r>
        <w:rPr>
          <w:rStyle w:val="VerbatimChar"/>
        </w:rPr>
        <w:t>4328.8 --&gt; 4331.6:  many blocks will be how many transactions will be included</w:t>
      </w:r>
      <w:r>
        <w:br/>
      </w:r>
      <w:r>
        <w:rPr>
          <w:rStyle w:val="VerbatimChar"/>
        </w:rPr>
        <w:t>4331.6 --&gt; 4335.8:  per block after a QA, that kind of decision will end up in the,</w:t>
      </w:r>
      <w:r>
        <w:br/>
      </w:r>
      <w:r>
        <w:rPr>
          <w:rStyle w:val="VerbatimChar"/>
        </w:rPr>
        <w:t>4335.8 --&gt; 4340.4:  you know, how the bidding war will be formed. And I don't end</w:t>
      </w:r>
      <w:r>
        <w:br/>
      </w:r>
      <w:r>
        <w:rPr>
          <w:rStyle w:val="VerbatimChar"/>
        </w:rPr>
        <w:t>4340.4 --&gt; 4347.8:  up to the governance, you know, discussion. So like, if we try</w:t>
      </w:r>
      <w:r>
        <w:br/>
      </w:r>
      <w:r>
        <w:rPr>
          <w:rStyle w:val="VerbatimChar"/>
        </w:rPr>
        <w:t>4347.8 --&gt; 4353.7:  to the whole poster competition talking about the migration plan,</w:t>
      </w:r>
      <w:r>
        <w:br/>
      </w:r>
      <w:r>
        <w:rPr>
          <w:rStyle w:val="VerbatimChar"/>
        </w:rPr>
        <w:t>4354.4 --&gt; 4358.6:  or migration scheme, then that will necessarily include the</w:t>
      </w:r>
      <w:r>
        <w:br/>
      </w:r>
      <w:r>
        <w:rPr>
          <w:rStyle w:val="VerbatimChar"/>
        </w:rPr>
        <w:t>4358.6 --&gt; 4360.1:  governance aspect in the end.</w:t>
      </w:r>
      <w:r>
        <w:br/>
      </w:r>
      <w:r>
        <w:rPr>
          <w:rStyle w:val="VerbatimChar"/>
        </w:rPr>
        <w:t>4363.3 --&gt; 4368.5:  So that's my comment, I want to make, I want to confirm that. So</w:t>
      </w:r>
      <w:r>
        <w:br/>
      </w:r>
      <w:r>
        <w:rPr>
          <w:rStyle w:val="VerbatimChar"/>
        </w:rPr>
        <w:t>4368.5 --&gt; 4373.5:  basically, you're thinking about the migration plan competition.</w:t>
      </w:r>
      <w:r>
        <w:br/>
      </w:r>
      <w:r>
        <w:rPr>
          <w:rStyle w:val="VerbatimChar"/>
        </w:rPr>
        <w:t>4374.1 --&gt; 4378.2:  So, for example, I'm a participant, I want to come up</w:t>
      </w:r>
      <w:r>
        <w:br/>
      </w:r>
      <w:r>
        <w:rPr>
          <w:rStyle w:val="VerbatimChar"/>
        </w:rPr>
        <w:t>4378.2 --&gt; 4385.8:  with very, very good quantum, post quantum signature scheme. I</w:t>
      </w:r>
      <w:r>
        <w:br/>
      </w:r>
      <w:r>
        <w:rPr>
          <w:rStyle w:val="VerbatimChar"/>
        </w:rPr>
        <w:t>4385.8 --&gt; 4390.1:  want to bring that idea to here, but I cannot participate in the</w:t>
      </w:r>
      <w:r>
        <w:br/>
      </w:r>
      <w:r>
        <w:rPr>
          <w:rStyle w:val="VerbatimChar"/>
        </w:rPr>
        <w:t>4390.1 --&gt; 4393.6:  debate because the main theme is governance. Is that correct?</w:t>
      </w:r>
      <w:r>
        <w:br/>
      </w:r>
      <w:r>
        <w:rPr>
          <w:rStyle w:val="VerbatimChar"/>
        </w:rPr>
        <w:t>4393.7 --&gt; 4394.1:  For example,</w:t>
      </w:r>
      <w:r>
        <w:br/>
      </w:r>
      <w:r>
        <w:rPr>
          <w:rStyle w:val="VerbatimChar"/>
        </w:rPr>
        <w:t>4395.8 --&gt; 4401.5:  I don't think the main thing is the governance. But if the if</w:t>
      </w:r>
      <w:r>
        <w:br/>
      </w:r>
      <w:r>
        <w:rPr>
          <w:rStyle w:val="VerbatimChar"/>
        </w:rPr>
        <w:t>4401.5 --&gt; 4406.2:  the governance, yeah, I mean, if the Yeah, I mean, the</w:t>
      </w:r>
      <w:r>
        <w:br/>
      </w:r>
      <w:r>
        <w:rPr>
          <w:rStyle w:val="VerbatimChar"/>
        </w:rPr>
        <w:t>4406.2 --&gt; 4412.0:  operational, like, I mean, acceptability comes to one match</w:t>
      </w:r>
      <w:r>
        <w:br/>
      </w:r>
      <w:r>
        <w:rPr>
          <w:rStyle w:val="VerbatimChar"/>
        </w:rPr>
        <w:t>4412.0 --&gt; 4417.1:  metric in the, you know, for evaluating the migration scheme,</w:t>
      </w:r>
      <w:r>
        <w:br/>
      </w:r>
      <w:r>
        <w:rPr>
          <w:rStyle w:val="VerbatimChar"/>
        </w:rPr>
        <w:t>4417.2 --&gt; 4418.5:  then there'll be</w:t>
      </w:r>
      <w:r>
        <w:br/>
      </w:r>
      <w:r>
        <w:rPr>
          <w:rStyle w:val="VerbatimChar"/>
        </w:rPr>
        <w:t>4419.2 --&gt; 4419.4:  Yeah.</w:t>
      </w:r>
      <w:r>
        <w:br/>
      </w:r>
      <w:r>
        <w:rPr>
          <w:rStyle w:val="VerbatimChar"/>
        </w:rPr>
        <w:t>4420.4 --&gt; 4421.4:  What's happening?</w:t>
      </w:r>
      <w:r>
        <w:br/>
      </w:r>
      <w:r>
        <w:rPr>
          <w:rStyle w:val="VerbatimChar"/>
        </w:rPr>
        <w:t>4423.0 --&gt; 4427.1:  It's a technology competition. Okay, so you should propose</w:t>
      </w:r>
      <w:r>
        <w:br/>
      </w:r>
      <w:r>
        <w:rPr>
          <w:rStyle w:val="VerbatimChar"/>
        </w:rPr>
        <w:t>4427.1 --&gt; 4431.9:  technology itself. But so so, you know, but that technology is,</w:t>
      </w:r>
      <w:r>
        <w:br/>
      </w:r>
      <w:r>
        <w:rPr>
          <w:rStyle w:val="VerbatimChar"/>
        </w:rPr>
        <w:lastRenderedPageBreak/>
        <w:t>4432.2 --&gt; 4435.6:  you know, you know, operationally infeasible, or,</w:t>
      </w:r>
      <w:r>
        <w:br/>
      </w:r>
      <w:r>
        <w:rPr>
          <w:rStyle w:val="VerbatimChar"/>
        </w:rPr>
        <w:t>4435.7 --&gt; 4442.6:  you know, incentive, incentive, incentive point of view, it's</w:t>
      </w:r>
      <w:r>
        <w:br/>
      </w:r>
      <w:r>
        <w:rPr>
          <w:rStyle w:val="VerbatimChar"/>
        </w:rPr>
        <w:t>4442.6 --&gt; 4443.8:  not feasible to implement.</w:t>
      </w:r>
      <w:r>
        <w:br/>
      </w:r>
      <w:r>
        <w:rPr>
          <w:rStyle w:val="VerbatimChar"/>
        </w:rPr>
        <w:t>4444.5 --&gt; 4450.0:  Okay, so, for example, I have a good idea of quantum, post</w:t>
      </w:r>
      <w:r>
        <w:br/>
      </w:r>
      <w:r>
        <w:rPr>
          <w:rStyle w:val="VerbatimChar"/>
        </w:rPr>
        <w:t>4450.0 --&gt; 4455.9:  quantum signature scheme. Is he's a target? Is he's a kind of</w:t>
      </w:r>
      <w:r>
        <w:br/>
      </w:r>
      <w:r>
        <w:rPr>
          <w:rStyle w:val="VerbatimChar"/>
        </w:rPr>
        <w:t>4455.9 --&gt; 4457.5:  scope or participant?</w:t>
      </w:r>
      <w:r>
        <w:br/>
      </w:r>
      <w:r>
        <w:rPr>
          <w:rStyle w:val="VerbatimChar"/>
        </w:rPr>
        <w:t>4458.2 --&gt; 4462.3:  That is another discussion, you know, so I already have that</w:t>
      </w:r>
      <w:r>
        <w:br/>
      </w:r>
      <w:r>
        <w:rPr>
          <w:rStyle w:val="VerbatimChar"/>
        </w:rPr>
        <w:t>4462.3 --&gt; 4466.5:  this tons of discussion with NATO and Japanese government about</w:t>
      </w:r>
      <w:r>
        <w:br/>
      </w:r>
      <w:r>
        <w:rPr>
          <w:rStyle w:val="VerbatimChar"/>
        </w:rPr>
        <w:t>4466.5 --&gt; 4471.6:  it. Because we already have that, you know, NIST already has</w:t>
      </w:r>
      <w:r>
        <w:br/>
      </w:r>
      <w:r>
        <w:rPr>
          <w:rStyle w:val="VerbatimChar"/>
        </w:rPr>
        <w:t>4472.1 --&gt; 4478.1:  the standard post quantum signature scheme. So should we</w:t>
      </w:r>
      <w:r>
        <w:br/>
      </w:r>
      <w:r>
        <w:rPr>
          <w:rStyle w:val="VerbatimChar"/>
        </w:rPr>
        <w:t>4478.1 --&gt; 4482.7:  reinvent the wheel to do the same thing to create that?</w:t>
      </w:r>
      <w:r>
        <w:br/>
      </w:r>
      <w:r>
        <w:rPr>
          <w:rStyle w:val="VerbatimChar"/>
        </w:rPr>
        <w:t>4482.9 --&gt; 4488.1:  I'm getting your point. And so what I want to say, try to say</w:t>
      </w:r>
      <w:r>
        <w:br/>
      </w:r>
      <w:r>
        <w:rPr>
          <w:rStyle w:val="VerbatimChar"/>
        </w:rPr>
        <w:t>4488.1 --&gt; 4493.2:  is, I think that people here still don't have our</w:t>
      </w:r>
      <w:r>
        <w:br/>
      </w:r>
      <w:r>
        <w:rPr>
          <w:rStyle w:val="VerbatimChar"/>
        </w:rPr>
        <w:t>4493.2 --&gt; 4498.2:  imagination. What is the kind of, you know, scope of the</w:t>
      </w:r>
      <w:r>
        <w:br/>
      </w:r>
      <w:r>
        <w:rPr>
          <w:rStyle w:val="VerbatimChar"/>
        </w:rPr>
        <w:t>4498.2 --&gt; 4502.9:  participant? And what kind of people can know? What kind idea</w:t>
      </w:r>
      <w:r>
        <w:br/>
      </w:r>
      <w:r>
        <w:rPr>
          <w:rStyle w:val="VerbatimChar"/>
        </w:rPr>
        <w:t>4502.9 --&gt; 4509.0:  people need to bring to this competition? And so, yeah, for</w:t>
      </w:r>
      <w:r>
        <w:br/>
      </w:r>
      <w:r>
        <w:rPr>
          <w:rStyle w:val="VerbatimChar"/>
        </w:rPr>
        <w:t>4509.0 --&gt; 4515.6:  example, I have another idea, post quantum migration, which is</w:t>
      </w:r>
      <w:r>
        <w:br/>
      </w:r>
      <w:r>
        <w:rPr>
          <w:rStyle w:val="VerbatimChar"/>
        </w:rPr>
        <w:t>4515.6 --&gt; 4519.8:  very good for Ethereum, but I don't have any idea about post</w:t>
      </w:r>
      <w:r>
        <w:br/>
      </w:r>
      <w:r>
        <w:rPr>
          <w:rStyle w:val="VerbatimChar"/>
        </w:rPr>
        <w:t>4519.8 --&gt; 4524.5:  quantum signature. Can I be a participant? Maybe? I don't</w:t>
      </w:r>
      <w:r>
        <w:br/>
      </w:r>
      <w:r>
        <w:rPr>
          <w:rStyle w:val="VerbatimChar"/>
        </w:rPr>
        <w:t>4524.5 --&gt; 4528.8:  think that people here still have our idea. I can be the</w:t>
      </w:r>
      <w:r>
        <w:br/>
      </w:r>
      <w:r>
        <w:rPr>
          <w:rStyle w:val="VerbatimChar"/>
        </w:rPr>
        <w:t>4528.8 --&gt; 4530.4:  participant or not, for example.</w:t>
      </w:r>
      <w:r>
        <w:br/>
      </w:r>
      <w:r>
        <w:rPr>
          <w:rStyle w:val="VerbatimChar"/>
        </w:rPr>
        <w:t>4530.7 --&gt; 4536.3:  So, you know, creating a new signature scheme is out of scope.</w:t>
      </w:r>
      <w:r>
        <w:br/>
      </w:r>
      <w:r>
        <w:rPr>
          <w:rStyle w:val="VerbatimChar"/>
        </w:rPr>
        <w:t>4537.3 --&gt; 4540.3:  Because we already have that, you know, after seven years,</w:t>
      </w:r>
      <w:r>
        <w:br/>
      </w:r>
      <w:r>
        <w:rPr>
          <w:rStyle w:val="VerbatimChar"/>
        </w:rPr>
        <w:t>4540.4 --&gt; 4544.5:  after 80 years, NIST has tons of growth, global cryptographers</w:t>
      </w:r>
      <w:r>
        <w:br/>
      </w:r>
      <w:r>
        <w:rPr>
          <w:rStyle w:val="VerbatimChar"/>
        </w:rPr>
        <w:t>4544.5 --&gt; 4549.2:  tons of effort to decide post quantum signature scheme</w:t>
      </w:r>
      <w:r>
        <w:br/>
      </w:r>
      <w:r>
        <w:rPr>
          <w:rStyle w:val="VerbatimChar"/>
        </w:rPr>
        <w:t>4549.2 --&gt; 4555.3:  certified by NIST, or global, global cryptographers. That's</w:t>
      </w:r>
      <w:r>
        <w:br/>
      </w:r>
      <w:r>
        <w:rPr>
          <w:rStyle w:val="VerbatimChar"/>
        </w:rPr>
        <w:t>4555.3 --&gt; 4559.9:  excellent. So we don't have to reinvent the wheel. So assuming</w:t>
      </w:r>
      <w:r>
        <w:br/>
      </w:r>
      <w:r>
        <w:rPr>
          <w:rStyle w:val="VerbatimChar"/>
        </w:rPr>
        <w:t>4559.9 --&gt; 4564.7:  the existence of good post quantum signature scheme, how we</w:t>
      </w:r>
      <w:r>
        <w:br/>
      </w:r>
      <w:r>
        <w:rPr>
          <w:rStyle w:val="VerbatimChar"/>
        </w:rPr>
        <w:t>4564.7 --&gt; 4569.0:  implement or incorporate that signature scheme easily to</w:t>
      </w:r>
      <w:r>
        <w:br/>
      </w:r>
      <w:r>
        <w:rPr>
          <w:rStyle w:val="VerbatimChar"/>
        </w:rPr>
        <w:t>4569.0 --&gt; 4572.6:  blockchain system? That is the question, technology question.</w:t>
      </w:r>
      <w:r>
        <w:br/>
      </w:r>
      <w:r>
        <w:rPr>
          <w:rStyle w:val="VerbatimChar"/>
        </w:rPr>
        <w:t>4579.2 --&gt; 4583.1:  The question I have is, is it about the procedure of the</w:t>
      </w:r>
      <w:r>
        <w:br/>
      </w:r>
      <w:r>
        <w:rPr>
          <w:rStyle w:val="VerbatimChar"/>
        </w:rPr>
        <w:t>4583.1 --&gt; 4587.3:  incorporation of the PQC signature into blockchain or the</w:t>
      </w:r>
      <w:r>
        <w:br/>
      </w:r>
      <w:r>
        <w:rPr>
          <w:rStyle w:val="VerbatimChar"/>
        </w:rPr>
        <w:lastRenderedPageBreak/>
        <w:t>4587.3 --&gt; 4592.9:  result or outcoming? I mean, I guess it's a process. It's about</w:t>
      </w:r>
      <w:r>
        <w:br/>
      </w:r>
      <w:r>
        <w:rPr>
          <w:rStyle w:val="VerbatimChar"/>
        </w:rPr>
        <w:t>4592.9 --&gt; 4593.4:  the process.</w:t>
      </w:r>
      <w:r>
        <w:br/>
      </w:r>
      <w:r>
        <w:rPr>
          <w:rStyle w:val="VerbatimChar"/>
        </w:rPr>
        <w:t>4593.7 --&gt; 4599.0:  The procedure means that business protocol itself,</w:t>
      </w:r>
      <w:r>
        <w:br/>
      </w:r>
      <w:r>
        <w:rPr>
          <w:rStyle w:val="VerbatimChar"/>
        </w:rPr>
        <w:t>4599.2 --&gt; 4603.1:  because you got that we need to write up some software or some</w:t>
      </w:r>
      <w:r>
        <w:br/>
      </w:r>
      <w:r>
        <w:rPr>
          <w:rStyle w:val="VerbatimChar"/>
        </w:rPr>
        <w:t>4603.1 --&gt; 4607.9:  system to achieve the goal from technology point of view. And</w:t>
      </w:r>
      <w:r>
        <w:br/>
      </w:r>
      <w:r>
        <w:rPr>
          <w:rStyle w:val="VerbatimChar"/>
        </w:rPr>
        <w:t>4607.9 --&gt; 4611.7:  the procedure means that, you know, some, it might be, you</w:t>
      </w:r>
      <w:r>
        <w:br/>
      </w:r>
      <w:r>
        <w:rPr>
          <w:rStyle w:val="VerbatimChar"/>
        </w:rPr>
        <w:t>4611.7 --&gt; 4617.4:  know, we might design some, you know, actual, you know, process</w:t>
      </w:r>
      <w:r>
        <w:br/>
      </w:r>
      <w:r>
        <w:rPr>
          <w:rStyle w:val="VerbatimChar"/>
        </w:rPr>
        <w:t>4617.4 --&gt; 4621.1:  or procedure, you know, from governance point of view, but</w:t>
      </w:r>
      <w:r>
        <w:br/>
      </w:r>
      <w:r>
        <w:rPr>
          <w:rStyle w:val="VerbatimChar"/>
        </w:rPr>
        <w:t>4621.1 --&gt; 4625.2:  it's not mainstream, but so we need to, we need to think about</w:t>
      </w:r>
      <w:r>
        <w:br/>
      </w:r>
      <w:r>
        <w:rPr>
          <w:rStyle w:val="VerbatimChar"/>
        </w:rPr>
        <w:t>4625.2 --&gt; 4630.7:  it, but it is a technology competition. So the proposing a</w:t>
      </w:r>
      <w:r>
        <w:br/>
      </w:r>
      <w:r>
        <w:rPr>
          <w:rStyle w:val="VerbatimChar"/>
        </w:rPr>
        <w:t>4630.7 --&gt; 4634.9:  new protocol or proposing a new software is the main, you know,</w:t>
      </w:r>
      <w:r>
        <w:br/>
      </w:r>
      <w:r>
        <w:rPr>
          <w:rStyle w:val="VerbatimChar"/>
        </w:rPr>
        <w:t>4635.0 --&gt; 4636.7:  main part of this competition, I think.</w:t>
      </w:r>
      <w:r>
        <w:br/>
      </w:r>
      <w:r>
        <w:rPr>
          <w:rStyle w:val="VerbatimChar"/>
        </w:rPr>
        <w:t>4639.4 --&gt; 4646.6:  So I've got a question around the degrees of effectiveness of</w:t>
      </w:r>
      <w:r>
        <w:br/>
      </w:r>
      <w:r>
        <w:rPr>
          <w:rStyle w:val="VerbatimChar"/>
        </w:rPr>
        <w:t>4646.6 --&gt; 4651.5:  the PQC, because I assume like there's always trade offs in any</w:t>
      </w:r>
      <w:r>
        <w:br/>
      </w:r>
      <w:r>
        <w:rPr>
          <w:rStyle w:val="VerbatimChar"/>
        </w:rPr>
        <w:t>4651.5 --&gt; 4655.5:  system. And I assume that there are going to be PQC signatures</w:t>
      </w:r>
      <w:r>
        <w:br/>
      </w:r>
      <w:r>
        <w:rPr>
          <w:rStyle w:val="VerbatimChar"/>
        </w:rPr>
        <w:t>4656.2 --&gt; 4659.8:  and schemes that are easier to implement, but not as long term</w:t>
      </w:r>
      <w:r>
        <w:br/>
      </w:r>
      <w:r>
        <w:rPr>
          <w:rStyle w:val="VerbatimChar"/>
        </w:rPr>
        <w:t>4659.8 --&gt; 4666.1:  viable, vice versa. I don't really know enough about the PQC</w:t>
      </w:r>
      <w:r>
        <w:br/>
      </w:r>
      <w:r>
        <w:rPr>
          <w:rStyle w:val="VerbatimChar"/>
        </w:rPr>
        <w:t>4666.1 --&gt; 4670.0:  signatures to work that out. But I think that's something that we</w:t>
      </w:r>
      <w:r>
        <w:br/>
      </w:r>
      <w:r>
        <w:rPr>
          <w:rStyle w:val="VerbatimChar"/>
        </w:rPr>
        <w:t>4670.0 --&gt; 4672.9:  need to consider in the scope of the competition, because there</w:t>
      </w:r>
      <w:r>
        <w:br/>
      </w:r>
      <w:r>
        <w:rPr>
          <w:rStyle w:val="VerbatimChar"/>
        </w:rPr>
        <w:t>4672.9 --&gt; 4678.6:  might be really good short term solutions that help mitigate the</w:t>
      </w:r>
      <w:r>
        <w:br/>
      </w:r>
      <w:r>
        <w:rPr>
          <w:rStyle w:val="VerbatimChar"/>
        </w:rPr>
        <w:t>4678.6 --&gt; 4683.1:  risk and the problems that are inevitably going to occur in a</w:t>
      </w:r>
      <w:r>
        <w:br/>
      </w:r>
      <w:r>
        <w:rPr>
          <w:rStyle w:val="VerbatimChar"/>
        </w:rPr>
        <w:t>4683.1 --&gt; 4689.4:  few years. But and we should reward people for proposing</w:t>
      </w:r>
      <w:r>
        <w:br/>
      </w:r>
      <w:r>
        <w:rPr>
          <w:rStyle w:val="VerbatimChar"/>
        </w:rPr>
        <w:t>4689.4 --&gt; 4694.5:  those. But that may not be a long term solution. And someone</w:t>
      </w:r>
      <w:r>
        <w:br/>
      </w:r>
      <w:r>
        <w:rPr>
          <w:rStyle w:val="VerbatimChar"/>
        </w:rPr>
        <w:t>4694.5 --&gt; 4697.8:  may come to the competition and have a long term solution in</w:t>
      </w:r>
      <w:r>
        <w:br/>
      </w:r>
      <w:r>
        <w:rPr>
          <w:rStyle w:val="VerbatimChar"/>
        </w:rPr>
        <w:t>4697.8 --&gt; 4704.2:  mind that takes more degrees of, of work and something that we</w:t>
      </w:r>
      <w:r>
        <w:br/>
      </w:r>
      <w:r>
        <w:rPr>
          <w:rStyle w:val="VerbatimChar"/>
        </w:rPr>
        <w:t>4704.2 --&gt; 4709.2:  have to consider over a period of time, and it may be more</w:t>
      </w:r>
      <w:r>
        <w:br/>
      </w:r>
      <w:r>
        <w:rPr>
          <w:rStyle w:val="VerbatimChar"/>
        </w:rPr>
        <w:t>4709.2 --&gt; 4714.0:  difficult to implement. So how do we work out the degree of which</w:t>
      </w:r>
      <w:r>
        <w:br/>
      </w:r>
      <w:r>
        <w:rPr>
          <w:rStyle w:val="VerbatimChar"/>
        </w:rPr>
        <w:lastRenderedPageBreak/>
        <w:t>4714.0 --&gt; 4718.9:  it needs to be effective, I guess.</w:t>
      </w:r>
      <w:r>
        <w:br/>
      </w:r>
      <w:r>
        <w:rPr>
          <w:rStyle w:val="VerbatimChar"/>
        </w:rPr>
        <w:t>4724.5 --&gt; 4726.5:  Maybe that's just a question for the scope.</w:t>
      </w:r>
      <w:r>
        <w:br/>
      </w:r>
      <w:r>
        <w:rPr>
          <w:rStyle w:val="VerbatimChar"/>
        </w:rPr>
        <w:t>4733.1 --&gt; 4739.3:  I think that brings up, is this specifically focusing on the PQC</w:t>
      </w:r>
      <w:r>
        <w:br/>
      </w:r>
      <w:r>
        <w:rPr>
          <w:rStyle w:val="VerbatimChar"/>
        </w:rPr>
        <w:t>4739.3 --&gt; 4743.5:  or for blockchain or is this for cryptogility for blockchain?</w:t>
      </w:r>
      <w:r>
        <w:br/>
      </w:r>
      <w:r>
        <w:rPr>
          <w:rStyle w:val="VerbatimChar"/>
        </w:rPr>
        <w:t>4746.3 --&gt; 4753.2:  Will the protocol, you know, cover not only for PQC, but also</w:t>
      </w:r>
      <w:r>
        <w:br/>
      </w:r>
      <w:r>
        <w:rPr>
          <w:rStyle w:val="VerbatimChar"/>
        </w:rPr>
        <w:t>4753.2 --&gt; 4758.7:  for like, maybe some potential next signature scheme migration</w:t>
      </w:r>
      <w:r>
        <w:br/>
      </w:r>
      <w:r>
        <w:rPr>
          <w:rStyle w:val="VerbatimChar"/>
        </w:rPr>
        <w:t>4758.7 --&gt; 4760.8:  happening in 30 or 50?</w:t>
      </w:r>
      <w:r>
        <w:br/>
      </w:r>
      <w:r>
        <w:rPr>
          <w:rStyle w:val="VerbatimChar"/>
        </w:rPr>
        <w:t>4761.4 --&gt; 4766.6:  Yeah, that's kind of what I'm thinking is that if the</w:t>
      </w:r>
      <w:r>
        <w:br/>
      </w:r>
      <w:r>
        <w:rPr>
          <w:rStyle w:val="VerbatimChar"/>
        </w:rPr>
        <w:t>4766.6 --&gt; 4770.2:  assumption is that this is always going to accelerate and quantum</w:t>
      </w:r>
      <w:r>
        <w:br/>
      </w:r>
      <w:r>
        <w:rPr>
          <w:rStyle w:val="VerbatimChar"/>
        </w:rPr>
        <w:t>4770.2 --&gt; 4773.5:  computers are always going to get better, then we should build a</w:t>
      </w:r>
      <w:r>
        <w:br/>
      </w:r>
      <w:r>
        <w:rPr>
          <w:rStyle w:val="VerbatimChar"/>
        </w:rPr>
        <w:t>4773.5 --&gt; 4778.7:  template that this becomes sustainable. And based on what</w:t>
      </w:r>
      <w:r>
        <w:br/>
      </w:r>
      <w:r>
        <w:rPr>
          <w:rStyle w:val="VerbatimChar"/>
        </w:rPr>
        <w:t>4778.7 --&gt; 4784.1:  I've heard from the NIST, I think we did this in 05 for the</w:t>
      </w:r>
      <w:r>
        <w:br/>
      </w:r>
      <w:r>
        <w:rPr>
          <w:rStyle w:val="VerbatimChar"/>
        </w:rPr>
        <w:t>4784.1 --&gt; 4789.6:  SHA, and we're here 20 years later with a new threat. I think</w:t>
      </w:r>
      <w:r>
        <w:br/>
      </w:r>
      <w:r>
        <w:rPr>
          <w:rStyle w:val="VerbatimChar"/>
        </w:rPr>
        <w:t>4789.6 --&gt; 4794.6:  we could assume in 20 years time, there'll either be a</w:t>
      </w:r>
      <w:r>
        <w:br/>
      </w:r>
      <w:r>
        <w:rPr>
          <w:rStyle w:val="VerbatimChar"/>
        </w:rPr>
        <w:t>4794.6 --&gt; 4797.3:  stronger quantum threat or there'll be something all new</w:t>
      </w:r>
      <w:r>
        <w:br/>
      </w:r>
      <w:r>
        <w:rPr>
          <w:rStyle w:val="VerbatimChar"/>
        </w:rPr>
        <w:t>4797.3 --&gt; 4804.7:  altogether. Perhaps we should consider that in the scope of the</w:t>
      </w:r>
      <w:r>
        <w:br/>
      </w:r>
      <w:r>
        <w:rPr>
          <w:rStyle w:val="VerbatimChar"/>
        </w:rPr>
        <w:t>4804.7 --&gt; 4808.3:  competition and how we socialise it as well.</w:t>
      </w:r>
      <w:r>
        <w:br/>
      </w:r>
      <w:r>
        <w:rPr>
          <w:rStyle w:val="VerbatimChar"/>
        </w:rPr>
        <w:t>4808.6 --&gt; 4814.1:  Okay, on the difference between the PQC migration and the</w:t>
      </w:r>
      <w:r>
        <w:br/>
      </w:r>
      <w:r>
        <w:rPr>
          <w:rStyle w:val="VerbatimChar"/>
        </w:rPr>
        <w:t>4814.1 --&gt; 4819.2:  cryptogility, so Ito-san might have some other idea, but, you</w:t>
      </w:r>
      <w:r>
        <w:br/>
      </w:r>
      <w:r>
        <w:rPr>
          <w:rStyle w:val="VerbatimChar"/>
        </w:rPr>
        <w:t>4819.2 --&gt; 4824.6:  know, designing and implementing cryptogility mechanism for some</w:t>
      </w:r>
      <w:r>
        <w:br/>
      </w:r>
      <w:r>
        <w:rPr>
          <w:rStyle w:val="VerbatimChar"/>
        </w:rPr>
        <w:t>4824.6 --&gt; 4830.1:  specific protocol is one of the means to achieve the goal of the</w:t>
      </w:r>
      <w:r>
        <w:br/>
      </w:r>
      <w:r>
        <w:rPr>
          <w:rStyle w:val="VerbatimChar"/>
        </w:rPr>
        <w:t>4830.1 --&gt; 4838.3:  PQC readiness. Cryptographic agility is not a new concept,</w:t>
      </w:r>
      <w:r>
        <w:br/>
      </w:r>
      <w:r>
        <w:rPr>
          <w:rStyle w:val="VerbatimChar"/>
        </w:rPr>
        <w:t>4838.5 --&gt; 4844.2:  it's a 10 years, 20 years old concept. But it's not easy to</w:t>
      </w:r>
      <w:r>
        <w:br/>
      </w:r>
      <w:r>
        <w:rPr>
          <w:rStyle w:val="VerbatimChar"/>
        </w:rPr>
        <w:t>4844.2 --&gt; 4849.8:  define the crypto agile for some specific protocol. But of</w:t>
      </w:r>
      <w:r>
        <w:br/>
      </w:r>
      <w:r>
        <w:rPr>
          <w:rStyle w:val="VerbatimChar"/>
        </w:rPr>
        <w:t>4849.8 --&gt; 4856.4:  course, if we can completely design what the crypto agile for</w:t>
      </w:r>
      <w:r>
        <w:br/>
      </w:r>
      <w:r>
        <w:rPr>
          <w:rStyle w:val="VerbatimChar"/>
        </w:rPr>
        <w:t>4856.4 --&gt; 4864.4:  the blockchain is easily, that is a huge win. So if we assume</w:t>
      </w:r>
      <w:r>
        <w:br/>
      </w:r>
      <w:r>
        <w:rPr>
          <w:rStyle w:val="VerbatimChar"/>
        </w:rPr>
        <w:t>4864.4 --&gt; 4867.8:  the goal of this competition is achieving crypto agile or</w:t>
      </w:r>
      <w:r>
        <w:br/>
      </w:r>
      <w:r>
        <w:rPr>
          <w:rStyle w:val="VerbatimChar"/>
        </w:rPr>
        <w:t>4867.8 --&gt; 4871.3:  crypto agility for the blockchain, so the problem might</w:t>
      </w:r>
      <w:r>
        <w:br/>
      </w:r>
      <w:r>
        <w:rPr>
          <w:rStyle w:val="VerbatimChar"/>
        </w:rPr>
        <w:t>4871.3 --&gt; 4874.8:  be harder than the achieving PQC readiness, I think.</w:t>
      </w:r>
      <w:r>
        <w:br/>
      </w:r>
      <w:r>
        <w:rPr>
          <w:rStyle w:val="VerbatimChar"/>
        </w:rPr>
        <w:t>4876.1 --&gt; 4881.4:  Hi, thinking about the crypto agility, I'm a bit thinking</w:t>
      </w:r>
      <w:r>
        <w:br/>
      </w:r>
      <w:r>
        <w:rPr>
          <w:rStyle w:val="VerbatimChar"/>
        </w:rPr>
        <w:t>4881.4 --&gt; 4885.9:  about a broader discussion about policy and the mechanism</w:t>
      </w:r>
      <w:r>
        <w:br/>
      </w:r>
      <w:r>
        <w:rPr>
          <w:rStyle w:val="VerbatimChar"/>
        </w:rPr>
        <w:t>4885.9 --&gt; 4891.1:  things. So, like, I think we are trying to make mechanism, but</w:t>
      </w:r>
      <w:r>
        <w:br/>
      </w:r>
      <w:r>
        <w:rPr>
          <w:rStyle w:val="VerbatimChar"/>
        </w:rPr>
        <w:lastRenderedPageBreak/>
        <w:t>4891.1 --&gt; 4896.1:  as some, like Keegan said, like, some mechanism support various</w:t>
      </w:r>
      <w:r>
        <w:br/>
      </w:r>
      <w:r>
        <w:rPr>
          <w:rStyle w:val="VerbatimChar"/>
        </w:rPr>
        <w:t>4896.1 --&gt; 4900.0:  policy, for example, like, how many ECDSA signature like they</w:t>
      </w:r>
      <w:r>
        <w:br/>
      </w:r>
      <w:r>
        <w:rPr>
          <w:rStyle w:val="VerbatimChar"/>
        </w:rPr>
        <w:t>4900.0 --&gt; 4903.2:  accept for one block or something. And there are like</w:t>
      </w:r>
      <w:r>
        <w:br/>
      </w:r>
      <w:r>
        <w:rPr>
          <w:rStyle w:val="VerbatimChar"/>
        </w:rPr>
        <w:t>4903.2 --&gt; 4908.2:  some protocol accept many variety of like policies, but</w:t>
      </w:r>
      <w:r>
        <w:br/>
      </w:r>
      <w:r>
        <w:rPr>
          <w:rStyle w:val="VerbatimChar"/>
        </w:rPr>
        <w:t>4908.2 --&gt; 4914.1:  some of them are not. So and so maybe some protocol support</w:t>
      </w:r>
      <w:r>
        <w:br/>
      </w:r>
      <w:r>
        <w:rPr>
          <w:rStyle w:val="VerbatimChar"/>
        </w:rPr>
        <w:t>4914.1 --&gt; 4919.8:  very agile, like, crypto agile migration, but some of them are</w:t>
      </w:r>
      <w:r>
        <w:br/>
      </w:r>
      <w:r>
        <w:rPr>
          <w:rStyle w:val="VerbatimChar"/>
        </w:rPr>
        <w:t>4919.8 --&gt; 4926.0:  not. So not that agile. So I'm thinking like, what will be the</w:t>
      </w:r>
      <w:r>
        <w:br/>
      </w:r>
      <w:r>
        <w:rPr>
          <w:rStyle w:val="VerbatimChar"/>
        </w:rPr>
        <w:t>4926.0 --&gt; 4931.3:  like outer edge of the scope of change of the policy things. So</w:t>
      </w:r>
      <w:r>
        <w:br/>
      </w:r>
      <w:r>
        <w:rPr>
          <w:rStyle w:val="VerbatimChar"/>
        </w:rPr>
        <w:t>4932.0 --&gt; 4939.0:  so some, like, I think we like for some protocol, proposing</w:t>
      </w:r>
      <w:r>
        <w:br/>
      </w:r>
      <w:r>
        <w:rPr>
          <w:rStyle w:val="VerbatimChar"/>
        </w:rPr>
        <w:t>4939.0 --&gt; 4944.0:  protocol, we might need to require some policy, for</w:t>
      </w:r>
      <w:r>
        <w:br/>
      </w:r>
      <w:r>
        <w:rPr>
          <w:rStyle w:val="VerbatimChar"/>
        </w:rPr>
        <w:t>4944.0 --&gt; 4947.7:  example, like use of PQC signature or something, but</w:t>
      </w:r>
      <w:r>
        <w:br/>
      </w:r>
      <w:r>
        <w:rPr>
          <w:rStyle w:val="VerbatimChar"/>
        </w:rPr>
        <w:t>4947.7 --&gt; 4953.6:  like, for other protocol, for many candidates, they may</w:t>
      </w:r>
      <w:r>
        <w:br/>
      </w:r>
      <w:r>
        <w:rPr>
          <w:rStyle w:val="VerbatimChar"/>
        </w:rPr>
        <w:t>4953.6 --&gt; 4959.1:  support very different policy, like, some, like, for extreme</w:t>
      </w:r>
      <w:r>
        <w:br/>
      </w:r>
      <w:r>
        <w:rPr>
          <w:rStyle w:val="VerbatimChar"/>
        </w:rPr>
        <w:t>4959.1 --&gt; 4964.1:  lines, like some policy, like mechanism only support for, like</w:t>
      </w:r>
      <w:r>
        <w:br/>
      </w:r>
      <w:r>
        <w:rPr>
          <w:rStyle w:val="VerbatimChar"/>
        </w:rPr>
        <w:t>4964.1 --&gt; 4967.4:  Bitcoin, some people, like protocol only support for</w:t>
      </w:r>
      <w:r>
        <w:br/>
      </w:r>
      <w:r>
        <w:rPr>
          <w:rStyle w:val="VerbatimChar"/>
        </w:rPr>
        <w:t>4967.4 --&gt; 4974.0:  Ethereum, but, like, it might be, like, nice to think about,</w:t>
      </w:r>
      <w:r>
        <w:br/>
      </w:r>
      <w:r>
        <w:rPr>
          <w:rStyle w:val="VerbatimChar"/>
        </w:rPr>
        <w:t>4974.1 --&gt; 4980.3:  like, what kind of the range of the policy we are ready to,</w:t>
      </w:r>
      <w:r>
        <w:br/>
      </w:r>
      <w:r>
        <w:rPr>
          <w:rStyle w:val="VerbatimChar"/>
        </w:rPr>
        <w:t>4980.8 --&gt; 4985.2:  like, not support, but accept for competition. Otherwise,</w:t>
      </w:r>
      <w:r>
        <w:br/>
      </w:r>
      <w:r>
        <w:rPr>
          <w:rStyle w:val="VerbatimChar"/>
        </w:rPr>
        <w:t>4985.4 --&gt; 4990.4:  like, it's, like, very, it will be very difficult. And thinking</w:t>
      </w:r>
      <w:r>
        <w:br/>
      </w:r>
      <w:r>
        <w:rPr>
          <w:rStyle w:val="VerbatimChar"/>
        </w:rPr>
        <w:t>4990.4 --&gt; 4997.3:  about, like, functionality of the protocol, and the policy of</w:t>
      </w:r>
      <w:r>
        <w:br/>
      </w:r>
      <w:r>
        <w:rPr>
          <w:rStyle w:val="VerbatimChar"/>
        </w:rPr>
        <w:t>4997.3 --&gt; 5002.6:  the protocol is different. So think about those differences.</w:t>
      </w:r>
      <w:r>
        <w:br/>
      </w:r>
      <w:r>
        <w:rPr>
          <w:rStyle w:val="VerbatimChar"/>
        </w:rPr>
        <w:t>5003.1 --&gt; 5009.0:  Yeah. So, yeah, so I think, like, those crypto agility is</w:t>
      </w:r>
      <w:r>
        <w:br/>
      </w:r>
      <w:r>
        <w:rPr>
          <w:rStyle w:val="VerbatimChar"/>
        </w:rPr>
        <w:t>5009.0 --&gt; 5015.7:  the one evaluation, like, element, but, like, we might</w:t>
      </w:r>
      <w:r>
        <w:br/>
      </w:r>
      <w:r>
        <w:rPr>
          <w:rStyle w:val="VerbatimChar"/>
        </w:rPr>
        <w:t>5015.7 --&gt; 5021.8:  need to think about other, like, policy-related, like, element</w:t>
      </w:r>
      <w:r>
        <w:br/>
      </w:r>
      <w:r>
        <w:rPr>
          <w:rStyle w:val="VerbatimChar"/>
        </w:rPr>
        <w:t>5021.8 --&gt; 5022.4:  here.</w:t>
      </w:r>
      <w:r>
        <w:br/>
      </w:r>
      <w:r>
        <w:rPr>
          <w:rStyle w:val="VerbatimChar"/>
        </w:rPr>
        <w:t>5043.5 --&gt; 5050.4:  Just one proposal. How about doing this? So we do the</w:t>
      </w:r>
      <w:r>
        <w:br/>
      </w:r>
      <w:r>
        <w:rPr>
          <w:rStyle w:val="VerbatimChar"/>
        </w:rPr>
        <w:t>5050.4 --&gt; 5057.5:  competition among us. Maybe it's more easy than before. We</w:t>
      </w:r>
      <w:r>
        <w:br/>
      </w:r>
      <w:r>
        <w:rPr>
          <w:rStyle w:val="VerbatimChar"/>
        </w:rPr>
        <w:t>5057.5 --&gt; 5062.7:  can use LLMs and whatever we can come up with to make a proposal.</w:t>
      </w:r>
      <w:r>
        <w:br/>
      </w:r>
      <w:r>
        <w:rPr>
          <w:rStyle w:val="VerbatimChar"/>
        </w:rPr>
        <w:t>5063.4 --&gt; 5069.8:  Maybe it doesn't take one day or half day, I guess. Then many</w:t>
      </w:r>
      <w:r>
        <w:br/>
      </w:r>
      <w:r>
        <w:rPr>
          <w:rStyle w:val="VerbatimChar"/>
        </w:rPr>
        <w:t>5069.8 --&gt; 5075.6:  people make a proposal, and they make their, you know, winner</w:t>
      </w:r>
      <w:r>
        <w:br/>
      </w:r>
      <w:r>
        <w:rPr>
          <w:rStyle w:val="VerbatimChar"/>
        </w:rPr>
        <w:t xml:space="preserve">5075.6 --&gt; 5080.9:  among them. Then we can see their, what kind of criteria </w:t>
      </w:r>
      <w:r>
        <w:rPr>
          <w:rStyle w:val="VerbatimChar"/>
        </w:rPr>
        <w:lastRenderedPageBreak/>
        <w:t>on</w:t>
      </w:r>
      <w:r>
        <w:br/>
      </w:r>
      <w:r>
        <w:rPr>
          <w:rStyle w:val="VerbatimChar"/>
        </w:rPr>
        <w:t>5080.9 --&gt; 5087.7:  the range of scope and policy we need to address. And, yeah,</w:t>
      </w:r>
      <w:r>
        <w:br/>
      </w:r>
      <w:r>
        <w:rPr>
          <w:rStyle w:val="VerbatimChar"/>
        </w:rPr>
        <w:t>5087.8 --&gt; 5093.8:  maybe various type of, I think that more various type of</w:t>
      </w:r>
      <w:r>
        <w:br/>
      </w:r>
      <w:r>
        <w:rPr>
          <w:rStyle w:val="VerbatimChar"/>
        </w:rPr>
        <w:t>5093.8 --&gt; 5099.4:  proposal will come from many people and, you know, than one</w:t>
      </w:r>
      <w:r>
        <w:br/>
      </w:r>
      <w:r>
        <w:rPr>
          <w:rStyle w:val="VerbatimChar"/>
        </w:rPr>
        <w:t>5099.4 --&gt; 5103.8:  person expect. And this is, you know, yeah, to make a</w:t>
      </w:r>
      <w:r>
        <w:br/>
      </w:r>
      <w:r>
        <w:rPr>
          <w:rStyle w:val="VerbatimChar"/>
        </w:rPr>
        <w:t>5103.8 --&gt; 5109.1:  competition, maybe we can make a pre-competition before that to</w:t>
      </w:r>
      <w:r>
        <w:br/>
      </w:r>
      <w:r>
        <w:rPr>
          <w:rStyle w:val="VerbatimChar"/>
        </w:rPr>
        <w:t>5109.1 --&gt; 5114.8:  demonstrate, and then we don't fail to make the range of the</w:t>
      </w:r>
      <w:r>
        <w:br/>
      </w:r>
      <w:r>
        <w:rPr>
          <w:rStyle w:val="VerbatimChar"/>
        </w:rPr>
        <w:t>5114.8 --&gt; 5115.4:  policy.</w:t>
      </w:r>
      <w:r>
        <w:br/>
      </w:r>
      <w:r>
        <w:rPr>
          <w:rStyle w:val="VerbatimChar"/>
        </w:rPr>
        <w:t>5120.3 --&gt; 5126.5:  But it should be a part of the discussion item on the symposium</w:t>
      </w:r>
      <w:r>
        <w:br/>
      </w:r>
      <w:r>
        <w:rPr>
          <w:rStyle w:val="VerbatimChar"/>
        </w:rPr>
        <w:t>5126.5 --&gt; 5128.1:  happening this October.</w:t>
      </w:r>
      <w:r>
        <w:br/>
      </w:r>
      <w:r>
        <w:rPr>
          <w:rStyle w:val="VerbatimChar"/>
        </w:rPr>
        <w:t>5139.0 --&gt; 5144.1:  So in terms of socializing the call for papers, we've started</w:t>
      </w:r>
      <w:r>
        <w:br/>
      </w:r>
      <w:r>
        <w:rPr>
          <w:rStyle w:val="VerbatimChar"/>
        </w:rPr>
        <w:t>5144.1 --&gt; 5145.6:  that right now already?</w:t>
      </w:r>
      <w:r>
        <w:br/>
      </w:r>
      <w:r>
        <w:rPr>
          <w:rStyle w:val="VerbatimChar"/>
        </w:rPr>
        <w:t>5146.5 --&gt; 5150.1:  Not yet, not yet. So I need to talk with Suga-san. He's there.</w:t>
      </w:r>
      <w:r>
        <w:br/>
      </w:r>
      <w:r>
        <w:rPr>
          <w:rStyle w:val="VerbatimChar"/>
        </w:rPr>
        <w:t>5150.8 --&gt; 5155.7:  But he's one of the organizers of that, you know, the symposium</w:t>
      </w:r>
      <w:r>
        <w:br/>
      </w:r>
      <w:r>
        <w:rPr>
          <w:rStyle w:val="VerbatimChar"/>
        </w:rPr>
        <w:t>5155.7 --&gt; 5160.3:  happening in October. We need to discuss with him about what we</w:t>
      </w:r>
      <w:r>
        <w:br/>
      </w:r>
      <w:r>
        <w:rPr>
          <w:rStyle w:val="VerbatimChar"/>
        </w:rPr>
        <w:t>5160.3 --&gt; 5162.8:  started that call for papers, something like that.</w:t>
      </w:r>
      <w:r>
        <w:br/>
      </w:r>
      <w:r>
        <w:rPr>
          <w:rStyle w:val="VerbatimChar"/>
        </w:rPr>
        <w:t>5167.7 --&gt; 5170.6:  Yes, do you want to say something about that?</w:t>
      </w:r>
      <w:r>
        <w:br/>
      </w:r>
      <w:r>
        <w:rPr>
          <w:rStyle w:val="VerbatimChar"/>
        </w:rPr>
        <w:t>5176.5 --&gt; 5181.8:  Thank you for the introduction of me. So I'm Yuji, one of the</w:t>
      </w:r>
      <w:r>
        <w:br/>
      </w:r>
      <w:r>
        <w:rPr>
          <w:rStyle w:val="VerbatimChar"/>
        </w:rPr>
        <w:t>5181.8 --&gt; 5186.8:  organizers of the Domestika conference about the blockchain</w:t>
      </w:r>
      <w:r>
        <w:br/>
      </w:r>
      <w:r>
        <w:rPr>
          <w:rStyle w:val="VerbatimChar"/>
        </w:rPr>
        <w:t>5186.8 --&gt; 5194.8:  technology. So maybe the last week of October this year, so</w:t>
      </w:r>
      <w:r>
        <w:br/>
      </w:r>
      <w:r>
        <w:rPr>
          <w:rStyle w:val="VerbatimChar"/>
        </w:rPr>
        <w:t>5194.8 --&gt; 5202.2:  the BWS blockchain workshop will be held at Shizuoka prefecture,</w:t>
      </w:r>
      <w:r>
        <w:br/>
      </w:r>
      <w:r>
        <w:rPr>
          <w:rStyle w:val="VerbatimChar"/>
        </w:rPr>
        <w:t>5202.9 --&gt; 5212.6:  maybe the Hamamachi. So we have the five days symposium about</w:t>
      </w:r>
      <w:r>
        <w:br/>
      </w:r>
      <w:r>
        <w:rPr>
          <w:rStyle w:val="VerbatimChar"/>
        </w:rPr>
        <w:t>5212.6 --&gt; 5217.6:  all of the layers of information security, including the</w:t>
      </w:r>
      <w:r>
        <w:br/>
      </w:r>
      <w:r>
        <w:rPr>
          <w:rStyle w:val="VerbatimChar"/>
        </w:rPr>
        <w:t>5217.6 --&gt; 5223.9:  cryptography. And also maybe one or two days on the workshop</w:t>
      </w:r>
      <w:r>
        <w:br/>
      </w:r>
      <w:r>
        <w:rPr>
          <w:rStyle w:val="VerbatimChar"/>
        </w:rPr>
        <w:t>5223.9 --&gt; 5231.9:  about the blockchain technology so that we can, at the first</w:t>
      </w:r>
      <w:r>
        <w:br/>
      </w:r>
      <w:r>
        <w:rPr>
          <w:rStyle w:val="VerbatimChar"/>
        </w:rPr>
        <w:t>5231.9 --&gt; 5240.9:  step, we have to write down the call for paper about this kind</w:t>
      </w:r>
      <w:r>
        <w:br/>
      </w:r>
      <w:r>
        <w:rPr>
          <w:rStyle w:val="VerbatimChar"/>
        </w:rPr>
        <w:t>5240.9 --&gt; 5252.3:  of competition criteria. And also we will discuss by the</w:t>
      </w:r>
      <w:r>
        <w:br/>
      </w:r>
      <w:r>
        <w:rPr>
          <w:rStyle w:val="VerbatimChar"/>
        </w:rPr>
        <w:t>5252.3 --&gt; 5258.6:  Japanese and also the English. So the published call for paper</w:t>
      </w:r>
      <w:r>
        <w:br/>
      </w:r>
      <w:r>
        <w:rPr>
          <w:rStyle w:val="VerbatimChar"/>
        </w:rPr>
        <w:t>5258.6 --&gt; 5265.7:  will be written down in Japanese and English. So please submit</w:t>
      </w:r>
      <w:r>
        <w:br/>
      </w:r>
      <w:r>
        <w:rPr>
          <w:rStyle w:val="VerbatimChar"/>
        </w:rPr>
        <w:t>5265.7 --&gt; 5275.8:  the paper. Maybe the first week of the August call for paper is</w:t>
      </w:r>
      <w:r>
        <w:br/>
      </w:r>
      <w:r>
        <w:rPr>
          <w:rStyle w:val="VerbatimChar"/>
        </w:rPr>
        <w:lastRenderedPageBreak/>
        <w:t>5275.8 --&gt; 5283.9:  published and also the deadline of the papers will be the third</w:t>
      </w:r>
      <w:r>
        <w:br/>
      </w:r>
      <w:r>
        <w:rPr>
          <w:rStyle w:val="VerbatimChar"/>
        </w:rPr>
        <w:t>5283.9 --&gt; 5292.0:  or fourth week of August. Please join us. Thank you so much.</w:t>
      </w:r>
      <w:r>
        <w:br/>
      </w:r>
      <w:r>
        <w:rPr>
          <w:rStyle w:val="VerbatimChar"/>
        </w:rPr>
        <w:t>5293.7 --&gt; 5299.3:  But so we, I think that before the August, so we can do some</w:t>
      </w:r>
      <w:r>
        <w:br/>
      </w:r>
      <w:r>
        <w:rPr>
          <w:rStyle w:val="VerbatimChar"/>
        </w:rPr>
        <w:t>5301.4 --&gt; 5309.1:  preliminary notification or something. And so I think we are</w:t>
      </w:r>
      <w:r>
        <w:br/>
      </w:r>
      <w:r>
        <w:rPr>
          <w:rStyle w:val="VerbatimChar"/>
        </w:rPr>
        <w:t>5309.1 --&gt; 5312.7:  running out of time, but I would like to talk about that test a</w:t>
      </w:r>
      <w:r>
        <w:br/>
      </w:r>
      <w:r>
        <w:rPr>
          <w:rStyle w:val="VerbatimChar"/>
        </w:rPr>
        <w:t>5312.7 --&gt; 5316.5:  bit. Because, you know, so as we discussed with Japanese</w:t>
      </w:r>
      <w:r>
        <w:br/>
      </w:r>
      <w:r>
        <w:rPr>
          <w:rStyle w:val="VerbatimChar"/>
        </w:rPr>
        <w:t>5316.5 --&gt; 5320.4:  government in the beginning, we will create that global test a</w:t>
      </w:r>
      <w:r>
        <w:br/>
      </w:r>
      <w:r>
        <w:rPr>
          <w:rStyle w:val="VerbatimChar"/>
        </w:rPr>
        <w:t>5320.4 --&gt; 5325.6:  bit to do some implemented evaluation on the transition of</w:t>
      </w:r>
      <w:r>
        <w:br/>
      </w:r>
      <w:r>
        <w:rPr>
          <w:rStyle w:val="VerbatimChar"/>
        </w:rPr>
        <w:t>5325.6 --&gt; 5330.6:  the blockchain data. And we are not thinking that so we, you</w:t>
      </w:r>
      <w:r>
        <w:br/>
      </w:r>
      <w:r>
        <w:rPr>
          <w:rStyle w:val="VerbatimChar"/>
        </w:rPr>
        <w:t>5330.6 --&gt; 5335.7:  know, Japanese government or NATO will provide some amount of</w:t>
      </w:r>
      <w:r>
        <w:br/>
      </w:r>
      <w:r>
        <w:rPr>
          <w:rStyle w:val="VerbatimChar"/>
        </w:rPr>
        <w:t>5335.7 --&gt; 5340.2:  money to begin and begin will collaborate with global</w:t>
      </w:r>
      <w:r>
        <w:br/>
      </w:r>
      <w:r>
        <w:rPr>
          <w:rStyle w:val="VerbatimChar"/>
        </w:rPr>
        <w:t>5340.2 --&gt; 5345.0:  universities to operate that test a bit node. So for example,</w:t>
      </w:r>
      <w:r>
        <w:br/>
      </w:r>
      <w:r>
        <w:rPr>
          <w:rStyle w:val="VerbatimChar"/>
        </w:rPr>
        <w:t>5345.2 --&gt; 5348.6:  you know, eight or 10 or more, I don't know how many. So I need</w:t>
      </w:r>
      <w:r>
        <w:br/>
      </w:r>
      <w:r>
        <w:rPr>
          <w:rStyle w:val="VerbatimChar"/>
        </w:rPr>
        <w:t>5348.6 --&gt; 5355.3:  to know that how many test a bit is needed, how many nodes we</w:t>
      </w:r>
      <w:r>
        <w:br/>
      </w:r>
      <w:r>
        <w:rPr>
          <w:rStyle w:val="VerbatimChar"/>
        </w:rPr>
        <w:t>5355.3 --&gt; 5359.4:  need to do that kind of evaluation, fair evaluation. And</w:t>
      </w:r>
      <w:r>
        <w:br/>
      </w:r>
      <w:r>
        <w:rPr>
          <w:rStyle w:val="VerbatimChar"/>
        </w:rPr>
        <w:t>5359.4 --&gt; 5363.4:  if, you know, but due to that, you know, budget limitation, I</w:t>
      </w:r>
      <w:r>
        <w:br/>
      </w:r>
      <w:r>
        <w:rPr>
          <w:rStyle w:val="VerbatimChar"/>
        </w:rPr>
        <w:t>5363.4 --&gt; 5366.9:  think, you know, by utilizing the Japanese government budget,</w:t>
      </w:r>
      <w:r>
        <w:br/>
      </w:r>
      <w:r>
        <w:rPr>
          <w:rStyle w:val="VerbatimChar"/>
        </w:rPr>
        <w:t>5367.1 --&gt; 5371.4:  we can set up that, you know, evaluation node, 10 evaluation</w:t>
      </w:r>
      <w:r>
        <w:br/>
      </w:r>
      <w:r>
        <w:rPr>
          <w:rStyle w:val="VerbatimChar"/>
        </w:rPr>
        <w:t>5371.4 --&gt; 5378.5:  nodes for six months, for example. So if we can call for</w:t>
      </w:r>
      <w:r>
        <w:br/>
      </w:r>
      <w:r>
        <w:rPr>
          <w:rStyle w:val="VerbatimChar"/>
        </w:rPr>
        <w:t>5378.6 --&gt; 5381.2:  additional evaluation nodes, we can increase the number of</w:t>
      </w:r>
      <w:r>
        <w:br/>
      </w:r>
      <w:r>
        <w:rPr>
          <w:rStyle w:val="VerbatimChar"/>
        </w:rPr>
        <w:t>5381.2 --&gt; 5384.9:  nodes. For example, that, you know, three in Japan, you know,</w:t>
      </w:r>
      <w:r>
        <w:br/>
      </w:r>
      <w:r>
        <w:rPr>
          <w:rStyle w:val="VerbatimChar"/>
        </w:rPr>
        <w:t>5384.9 --&gt; 5388.8:  five in European countries, you know, five in, you know, North</w:t>
      </w:r>
      <w:r>
        <w:br/>
      </w:r>
      <w:r>
        <w:rPr>
          <w:rStyle w:val="VerbatimChar"/>
        </w:rPr>
        <w:t>5388.8 --&gt; 5391.7:  America, something like that. So we can have this truly</w:t>
      </w:r>
      <w:r>
        <w:br/>
      </w:r>
      <w:r>
        <w:rPr>
          <w:rStyle w:val="VerbatimChar"/>
        </w:rPr>
        <w:t>5391.7 --&gt; 5396.4:  distributed global test a bit by utilizing, by leveraging the</w:t>
      </w:r>
      <w:r>
        <w:br/>
      </w:r>
      <w:r>
        <w:rPr>
          <w:rStyle w:val="VerbatimChar"/>
        </w:rPr>
        <w:t>5396.4 --&gt; 5401.7:  Japanese government budget or and the other budget. But I look</w:t>
      </w:r>
      <w:r>
        <w:br/>
      </w:r>
      <w:r>
        <w:rPr>
          <w:rStyle w:val="VerbatimChar"/>
        </w:rPr>
        <w:t>5401.7 --&gt; 5407.5:  here that how many nodes are appropriate? It's just a</w:t>
      </w:r>
      <w:r>
        <w:br/>
      </w:r>
      <w:r>
        <w:rPr>
          <w:rStyle w:val="VerbatimChar"/>
        </w:rPr>
        <w:t>5407.5 --&gt; 5413.7:  sampling, because Bitcoin has over 15,000 nodes. And of</w:t>
      </w:r>
      <w:r>
        <w:br/>
      </w:r>
      <w:r>
        <w:rPr>
          <w:rStyle w:val="VerbatimChar"/>
        </w:rPr>
        <w:t>5413.7 --&gt; 5417.1:  course, Ethereum has tons of nodes. But how many, you know,</w:t>
      </w:r>
      <w:r>
        <w:br/>
      </w:r>
      <w:r>
        <w:rPr>
          <w:rStyle w:val="VerbatimChar"/>
        </w:rPr>
        <w:t xml:space="preserve">5417.8 --&gt; 5422.0:  full nodes or how many nodes we should have for the other </w:t>
      </w:r>
      <w:r>
        <w:rPr>
          <w:rStyle w:val="VerbatimChar"/>
        </w:rPr>
        <w:lastRenderedPageBreak/>
        <w:t>test</w:t>
      </w:r>
      <w:r>
        <w:br/>
      </w:r>
      <w:r>
        <w:rPr>
          <w:rStyle w:val="VerbatimChar"/>
        </w:rPr>
        <w:t>5422.0 --&gt; 5430.1:  a bit? So that is my technology question. Of course, due to the</w:t>
      </w:r>
      <w:r>
        <w:br/>
      </w:r>
      <w:r>
        <w:rPr>
          <w:rStyle w:val="VerbatimChar"/>
        </w:rPr>
        <w:t>5430.1 --&gt; 5435.8:  budget limitations, you know, the nodes operated by Japanese</w:t>
      </w:r>
      <w:r>
        <w:br/>
      </w:r>
      <w:r>
        <w:rPr>
          <w:rStyle w:val="VerbatimChar"/>
        </w:rPr>
        <w:t>5435.8 --&gt; 5438.9:  government, Japanese government budget is very limited. But so</w:t>
      </w:r>
      <w:r>
        <w:br/>
      </w:r>
      <w:r>
        <w:rPr>
          <w:rStyle w:val="VerbatimChar"/>
        </w:rPr>
        <w:t>5438.9 --&gt; 5442.0:  if we need, you know, for example, 100 nodes in the world,</w:t>
      </w:r>
      <w:r>
        <w:br/>
      </w:r>
      <w:r>
        <w:rPr>
          <w:rStyle w:val="VerbatimChar"/>
        </w:rPr>
        <w:t>5442.6 --&gt; 5446.6:  so we need to ask some other parties to collaborate with to</w:t>
      </w:r>
      <w:r>
        <w:br/>
      </w:r>
      <w:r>
        <w:rPr>
          <w:rStyle w:val="VerbatimChar"/>
        </w:rPr>
        <w:t>5446.6 --&gt; 5451.8:  operate that node for six months. Do you have any idea how</w:t>
      </w:r>
      <w:r>
        <w:br/>
      </w:r>
      <w:r>
        <w:rPr>
          <w:rStyle w:val="VerbatimChar"/>
        </w:rPr>
        <w:t>5451.8 --&gt; 5453.3:  many nodes are appropriate?</w:t>
      </w:r>
      <w:r>
        <w:br/>
      </w:r>
      <w:r>
        <w:rPr>
          <w:rStyle w:val="VerbatimChar"/>
        </w:rPr>
        <w:t>5454.7 --&gt; 5458.2:  What's the, so what is the benefit of more nodes?</w:t>
      </w:r>
      <w:r>
        <w:br/>
      </w:r>
      <w:r>
        <w:rPr>
          <w:rStyle w:val="VerbatimChar"/>
        </w:rPr>
        <w:t>5459.8 --&gt; 5464.8:  Yeah, if it is just three nodes, I think it's not good, you know,</w:t>
      </w:r>
      <w:r>
        <w:br/>
      </w:r>
      <w:r>
        <w:rPr>
          <w:rStyle w:val="VerbatimChar"/>
        </w:rPr>
        <w:t>5465.3 --&gt; 5467.2:  for the, you know, distributed network.</w:t>
      </w:r>
      <w:r>
        <w:br/>
      </w:r>
      <w:r>
        <w:rPr>
          <w:rStyle w:val="VerbatimChar"/>
        </w:rPr>
        <w:t>5467.8 --&gt; 5473.4:  Okay, I understand. So it's about being able to prove that</w:t>
      </w:r>
      <w:r>
        <w:br/>
      </w:r>
      <w:r>
        <w:rPr>
          <w:rStyle w:val="VerbatimChar"/>
        </w:rPr>
        <w:t>5474.1 --&gt; 5478.8:  the evaluation is appropriate for the level of decentralization.</w:t>
      </w:r>
      <w:r>
        <w:br/>
      </w:r>
      <w:r>
        <w:rPr>
          <w:rStyle w:val="VerbatimChar"/>
        </w:rPr>
        <w:t>5479.0 --&gt; 5480.5:  Yes. Okay.</w:t>
      </w:r>
      <w:r>
        <w:br/>
      </w:r>
      <w:r>
        <w:rPr>
          <w:rStyle w:val="VerbatimChar"/>
        </w:rPr>
        <w:t>5482.3 --&gt; 5487.8:  Well, I assume it would be, we should decide a ratio. If that's</w:t>
      </w:r>
      <w:r>
        <w:br/>
      </w:r>
      <w:r>
        <w:rPr>
          <w:rStyle w:val="VerbatimChar"/>
        </w:rPr>
        <w:t>5487.8 --&gt; 5488.2:  the case.</w:t>
      </w:r>
      <w:r>
        <w:br/>
      </w:r>
      <w:r>
        <w:rPr>
          <w:rStyle w:val="VerbatimChar"/>
        </w:rPr>
        <w:t>5488.4 --&gt; 5489.8:  It's a kind of sampling, but</w:t>
      </w:r>
      <w:r>
        <w:br/>
      </w:r>
      <w:r>
        <w:rPr>
          <w:rStyle w:val="VerbatimChar"/>
        </w:rPr>
        <w:t>5489.8 --&gt; 5490.8:  Yeah, okay.</w:t>
      </w:r>
      <w:r>
        <w:br/>
      </w:r>
      <w:r>
        <w:rPr>
          <w:rStyle w:val="VerbatimChar"/>
        </w:rPr>
        <w:t>5490.8 --&gt; 5492.9:  Yeah, I don't know.</w:t>
      </w:r>
      <w:r>
        <w:br/>
      </w:r>
      <w:r>
        <w:rPr>
          <w:rStyle w:val="VerbatimChar"/>
        </w:rPr>
        <w:t>5492.9 --&gt; 5496.0:  We have the three nodes in Asia, three nodes in North America or</w:t>
      </w:r>
      <w:r>
        <w:br/>
      </w:r>
      <w:r>
        <w:rPr>
          <w:rStyle w:val="VerbatimChar"/>
        </w:rPr>
        <w:t>5496.0 --&gt; 5497.2:  something like that.</w:t>
      </w:r>
      <w:r>
        <w:br/>
      </w:r>
      <w:r>
        <w:rPr>
          <w:rStyle w:val="VerbatimChar"/>
        </w:rPr>
        <w:t>5502.3 --&gt; 5505.1:  But so, you know, Japanese government would like to know</w:t>
      </w:r>
      <w:r>
        <w:br/>
      </w:r>
      <w:r>
        <w:rPr>
          <w:rStyle w:val="VerbatimChar"/>
        </w:rPr>
        <w:t>5505.1 --&gt; 5509.3:  that, so how many nodes we need and how many nodes Japanese</w:t>
      </w:r>
      <w:r>
        <w:br/>
      </w:r>
      <w:r>
        <w:rPr>
          <w:rStyle w:val="VerbatimChar"/>
        </w:rPr>
        <w:t>5509.3 --&gt; 5510.9:  government should support.</w:t>
      </w:r>
      <w:r>
        <w:br/>
      </w:r>
      <w:r>
        <w:rPr>
          <w:rStyle w:val="VerbatimChar"/>
        </w:rPr>
        <w:t>5511.4 --&gt; 5518.4:  And are the nodes to be only controlled by BIG-IN or can other</w:t>
      </w:r>
      <w:r>
        <w:br/>
      </w:r>
      <w:r>
        <w:rPr>
          <w:rStyle w:val="VerbatimChar"/>
        </w:rPr>
        <w:t>5518.4 --&gt; 5521.7:  organizations offer to provide?</w:t>
      </w:r>
      <w:r>
        <w:br/>
      </w:r>
      <w:r>
        <w:rPr>
          <w:rStyle w:val="VerbatimChar"/>
        </w:rPr>
        <w:t>5521.9 --&gt; 5525.5:  For example, if we need, you know, 1,000 nodes for this</w:t>
      </w:r>
      <w:r>
        <w:br/>
      </w:r>
      <w:r>
        <w:rPr>
          <w:rStyle w:val="VerbatimChar"/>
        </w:rPr>
        <w:t>5525.5 --&gt; 5528.0:  evaluation, but, you know, Japanese government doesn't have</w:t>
      </w:r>
      <w:r>
        <w:br/>
      </w:r>
      <w:r>
        <w:rPr>
          <w:rStyle w:val="VerbatimChar"/>
        </w:rPr>
        <w:t>5528.0 --&gt; 5531.7:  that, you know, budget for that. So we need to, you know, have</w:t>
      </w:r>
      <w:r>
        <w:br/>
      </w:r>
      <w:r>
        <w:rPr>
          <w:rStyle w:val="VerbatimChar"/>
        </w:rPr>
        <w:t>5531.7 --&gt; 5533.0:  some collaboration with other party.</w:t>
      </w:r>
      <w:r>
        <w:br/>
      </w:r>
      <w:r>
        <w:rPr>
          <w:rStyle w:val="VerbatimChar"/>
        </w:rPr>
        <w:t>5534.3 --&gt; 5540.0:  Okay. So we should work out what the minimum node number for</w:t>
      </w:r>
      <w:r>
        <w:br/>
      </w:r>
      <w:r>
        <w:rPr>
          <w:rStyle w:val="VerbatimChar"/>
        </w:rPr>
        <w:t>5540.0 --&gt; 5540.4:  BIG-IN?</w:t>
      </w:r>
      <w:r>
        <w:br/>
      </w:r>
      <w:r>
        <w:rPr>
          <w:rStyle w:val="VerbatimChar"/>
        </w:rPr>
        <w:t>5540.6 --&gt; 5546.3:  But so that is another thing I need to, you know, work with the</w:t>
      </w:r>
      <w:r>
        <w:br/>
      </w:r>
      <w:r>
        <w:rPr>
          <w:rStyle w:val="VerbatimChar"/>
        </w:rPr>
        <w:lastRenderedPageBreak/>
        <w:t>5546.3 --&gt; 5551.2:  owner that, so if the Ethereum Foundation has some idea to help</w:t>
      </w:r>
      <w:r>
        <w:br/>
      </w:r>
      <w:r>
        <w:rPr>
          <w:rStyle w:val="VerbatimChar"/>
        </w:rPr>
        <w:t>5551.8 --&gt; 5556.0:  operating other nodes, it might be a potential collaboration.</w:t>
      </w:r>
      <w:r>
        <w:br/>
      </w:r>
      <w:r>
        <w:rPr>
          <w:rStyle w:val="VerbatimChar"/>
        </w:rPr>
        <w:t>5556.8 --&gt; 5560.7:  Yes, we need to figure out how many nodes actually they are</w:t>
      </w:r>
      <w:r>
        <w:br/>
      </w:r>
      <w:r>
        <w:rPr>
          <w:rStyle w:val="VerbatimChar"/>
        </w:rPr>
        <w:t>5560.7 --&gt; 5565.4:  running right now. And then maybe they have, for example, if</w:t>
      </w:r>
      <w:r>
        <w:br/>
      </w:r>
      <w:r>
        <w:rPr>
          <w:rStyle w:val="VerbatimChar"/>
        </w:rPr>
        <w:t>5565.4 --&gt; 5568.5:  they have 10 nodes for each continent, you know, we can</w:t>
      </w:r>
      <w:r>
        <w:br/>
      </w:r>
      <w:r>
        <w:rPr>
          <w:rStyle w:val="VerbatimChar"/>
        </w:rPr>
        <w:t>5568.5 --&gt; 5573.1:  borrow each one and maybe it doesn't, you know, break the</w:t>
      </w:r>
      <w:r>
        <w:br/>
      </w:r>
      <w:r>
        <w:rPr>
          <w:rStyle w:val="VerbatimChar"/>
        </w:rPr>
        <w:t>5573.1 --&gt; 5578.8:  consensus. So I, yeah, I think that kind of direction is good</w:t>
      </w:r>
      <w:r>
        <w:br/>
      </w:r>
      <w:r>
        <w:rPr>
          <w:rStyle w:val="VerbatimChar"/>
        </w:rPr>
        <w:t>5578.8 --&gt; 5579.3:  idea.</w:t>
      </w:r>
      <w:r>
        <w:br/>
      </w:r>
      <w:r>
        <w:rPr>
          <w:rStyle w:val="VerbatimChar"/>
        </w:rPr>
        <w:t>5583.5 --&gt; 5587.0:  Okay, so we are running out of time for today's discussion, but</w:t>
      </w:r>
      <w:r>
        <w:br/>
      </w:r>
      <w:r>
        <w:rPr>
          <w:rStyle w:val="VerbatimChar"/>
        </w:rPr>
        <w:t>5587.0 --&gt; 5590.7:  we are happy to any input about that, this kind of thing,</w:t>
      </w:r>
      <w:r>
        <w:br/>
      </w:r>
      <w:r>
        <w:rPr>
          <w:rStyle w:val="VerbatimChar"/>
        </w:rPr>
        <w:t>5590.8 --&gt; 5593.3:  because that is so we need to decide that in a budget plan for</w:t>
      </w:r>
      <w:r>
        <w:br/>
      </w:r>
      <w:r>
        <w:rPr>
          <w:rStyle w:val="VerbatimChar"/>
        </w:rPr>
        <w:t>5593.3 --&gt; 5599.2:  that. But so we are so we are welcome any input by email or by</w:t>
      </w:r>
      <w:r>
        <w:br/>
      </w:r>
      <w:r>
        <w:rPr>
          <w:rStyle w:val="VerbatimChar"/>
        </w:rPr>
        <w:t>5599.2 --&gt; 5603.0:  any input over there, this question or something like that.</w:t>
      </w:r>
      <w:r>
        <w:br/>
      </w:r>
      <w:r>
        <w:rPr>
          <w:rStyle w:val="VerbatimChar"/>
        </w:rPr>
        <w:t>5603.1 --&gt; 5607.4:  But we need that kind of input. That kind of input is not</w:t>
      </w:r>
      <w:r>
        <w:br/>
      </w:r>
      <w:r>
        <w:rPr>
          <w:rStyle w:val="VerbatimChar"/>
        </w:rPr>
        <w:t>5607.4 --&gt; 5607.8:  possible.</w:t>
      </w:r>
      <w:r>
        <w:br/>
      </w:r>
      <w:r>
        <w:rPr>
          <w:rStyle w:val="VerbatimChar"/>
        </w:rPr>
        <w:t>5614.4 --&gt; 5617.5:  Thank you everyone for it's been like a really great discussion.</w:t>
      </w:r>
      <w:r>
        <w:br/>
      </w:r>
      <w:r>
        <w:rPr>
          <w:rStyle w:val="VerbatimChar"/>
        </w:rPr>
        <w:t>5618.0 --&gt; 5621.7:  Off the top of my head, the next steps is the call for papers is</w:t>
      </w:r>
      <w:r>
        <w:br/>
      </w:r>
      <w:r>
        <w:rPr>
          <w:rStyle w:val="VerbatimChar"/>
        </w:rPr>
        <w:t>5621.7 --&gt; 5628.2:  going to be socialized officially in August, but we'll share some</w:t>
      </w:r>
      <w:r>
        <w:br/>
      </w:r>
      <w:r>
        <w:rPr>
          <w:rStyle w:val="VerbatimChar"/>
        </w:rPr>
        <w:t>5629.0 --&gt; 5633.2:  socialization of it beforehand to be ready. And then the key</w:t>
      </w:r>
      <w:r>
        <w:br/>
      </w:r>
      <w:r>
        <w:rPr>
          <w:rStyle w:val="VerbatimChar"/>
        </w:rPr>
        <w:t>5634.3 --&gt; 5642.9:  event will be in October. The symposium where we yeah, forward</w:t>
      </w:r>
      <w:r>
        <w:br/>
      </w:r>
      <w:r>
        <w:rPr>
          <w:rStyle w:val="VerbatimChar"/>
        </w:rPr>
        <w:t>5642.9 --&gt; 5646.1:  the progress towards the start of the competition next year.</w:t>
      </w:r>
      <w:r>
        <w:br/>
      </w:r>
      <w:r>
        <w:rPr>
          <w:rStyle w:val="VerbatimChar"/>
        </w:rPr>
        <w:t>5647.6 --&gt; 5648.1:  Thank you.</w:t>
      </w:r>
      <w:r>
        <w:br/>
      </w:r>
      <w:r>
        <w:rPr>
          <w:rStyle w:val="VerbatimChar"/>
        </w:rPr>
        <w:t>5650.2 --&gt; 5654.4:  And we have 10 minutes break. And so we have that another</w:t>
      </w:r>
      <w:r>
        <w:br/>
      </w:r>
      <w:r>
        <w:rPr>
          <w:rStyle w:val="VerbatimChar"/>
        </w:rPr>
        <w:t>5654.4 --&gt; 5658.2:  discussion on the key management, but it's it's a</w:t>
      </w:r>
      <w:r>
        <w:br/>
      </w:r>
      <w:r>
        <w:rPr>
          <w:rStyle w:val="VerbatimChar"/>
        </w:rPr>
        <w:t>5659.1 --&gt; 5662.5:  review discuss about key management for us, you know, the</w:t>
      </w:r>
      <w:r>
        <w:br/>
      </w:r>
      <w:r>
        <w:rPr>
          <w:rStyle w:val="VerbatimChar"/>
        </w:rPr>
        <w:t>5662.5 --&gt; 5666.2:  key management part of this competition, that how he what</w:t>
      </w:r>
      <w:r>
        <w:br/>
      </w:r>
      <w:r>
        <w:rPr>
          <w:rStyle w:val="VerbatimChar"/>
        </w:rPr>
        <w:t>5666.2 --&gt; 5670.0:  kind of key management mechanism so we should target for the</w:t>
      </w:r>
      <w:r>
        <w:br/>
      </w:r>
      <w:r>
        <w:rPr>
          <w:rStyle w:val="VerbatimChar"/>
        </w:rPr>
        <w:t>5670.0 --&gt; 5672.3:  competition or what is the scope of competition with key</w:t>
      </w:r>
      <w:r>
        <w:br/>
      </w:r>
      <w:r>
        <w:rPr>
          <w:rStyle w:val="VerbatimChar"/>
        </w:rPr>
        <w:t>5672.3 --&gt; 5672.8:  management part.</w:t>
      </w:r>
      <w:r>
        <w:br/>
      </w:r>
      <w:r>
        <w:rPr>
          <w:rStyle w:val="VerbatimChar"/>
        </w:rPr>
        <w:t>5674.7 --&gt; 5678.5:  Anyway, we have that 10 minutes break and let's resume this the</w:t>
      </w:r>
      <w:r>
        <w:br/>
      </w:r>
      <w:r>
        <w:rPr>
          <w:rStyle w:val="VerbatimChar"/>
        </w:rPr>
        <w:t>5678.5 --&gt; 5680.4:  next session at 1110.</w:t>
      </w:r>
      <w:r>
        <w:br/>
      </w:r>
      <w:r>
        <w:rPr>
          <w:rStyle w:val="VerbatimChar"/>
        </w:rPr>
        <w:t xml:space="preserve">5696.3 --&gt; 5699.1:  Thank you very much for remote participant, including </w:t>
      </w:r>
      <w:r>
        <w:rPr>
          <w:rStyle w:val="VerbatimChar"/>
        </w:rPr>
        <w:lastRenderedPageBreak/>
        <w:t>Andy.</w:t>
      </w:r>
      <w:r>
        <w:br/>
      </w:r>
      <w:r>
        <w:rPr>
          <w:rStyle w:val="VerbatimChar"/>
        </w:rPr>
        <w:t>5699.2 --&gt; 5699.5:  Thank you.</w:t>
      </w:r>
      <w:bookmarkEnd w:id="198"/>
    </w:p>
    <w:sectPr w:rsidR="0038747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256BFD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57050B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B9E15D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94647980">
    <w:abstractNumId w:val="0"/>
  </w:num>
  <w:num w:numId="2" w16cid:durableId="5924782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99106085">
    <w:abstractNumId w:val="1"/>
  </w:num>
  <w:num w:numId="4" w16cid:durableId="1015840216">
    <w:abstractNumId w:val="1"/>
  </w:num>
  <w:num w:numId="5" w16cid:durableId="1847623404">
    <w:abstractNumId w:val="1"/>
  </w:num>
  <w:num w:numId="6" w16cid:durableId="1345279564">
    <w:abstractNumId w:val="1"/>
  </w:num>
  <w:num w:numId="7" w16cid:durableId="209420191">
    <w:abstractNumId w:val="1"/>
  </w:num>
  <w:num w:numId="8" w16cid:durableId="1495608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45746635">
    <w:abstractNumId w:val="1"/>
  </w:num>
  <w:num w:numId="10" w16cid:durableId="1543009430">
    <w:abstractNumId w:val="1"/>
  </w:num>
  <w:num w:numId="11" w16cid:durableId="997728940">
    <w:abstractNumId w:val="1"/>
  </w:num>
  <w:num w:numId="12" w16cid:durableId="1000963326">
    <w:abstractNumId w:val="1"/>
  </w:num>
  <w:num w:numId="13" w16cid:durableId="1883787246">
    <w:abstractNumId w:val="1"/>
  </w:num>
  <w:num w:numId="14" w16cid:durableId="812598860">
    <w:abstractNumId w:val="1"/>
  </w:num>
  <w:num w:numId="15" w16cid:durableId="1594052607">
    <w:abstractNumId w:val="1"/>
  </w:num>
  <w:num w:numId="16" w16cid:durableId="562639448">
    <w:abstractNumId w:val="1"/>
  </w:num>
  <w:num w:numId="17" w16cid:durableId="605306430">
    <w:abstractNumId w:val="1"/>
  </w:num>
  <w:num w:numId="18" w16cid:durableId="1928953567">
    <w:abstractNumId w:val="1"/>
  </w:num>
  <w:num w:numId="19" w16cid:durableId="1868790363">
    <w:abstractNumId w:val="1"/>
  </w:num>
  <w:num w:numId="20" w16cid:durableId="1292709719">
    <w:abstractNumId w:val="1"/>
  </w:num>
  <w:num w:numId="21" w16cid:durableId="8323754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05742164">
    <w:abstractNumId w:val="1"/>
  </w:num>
  <w:num w:numId="23" w16cid:durableId="1863397738">
    <w:abstractNumId w:val="1"/>
  </w:num>
  <w:num w:numId="24" w16cid:durableId="1582449406">
    <w:abstractNumId w:val="1"/>
  </w:num>
  <w:num w:numId="25" w16cid:durableId="741565151">
    <w:abstractNumId w:val="1"/>
  </w:num>
  <w:num w:numId="26" w16cid:durableId="451244619">
    <w:abstractNumId w:val="1"/>
  </w:num>
  <w:num w:numId="27" w16cid:durableId="10119505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36407252">
    <w:abstractNumId w:val="1"/>
  </w:num>
  <w:num w:numId="29" w16cid:durableId="780998306">
    <w:abstractNumId w:val="1"/>
  </w:num>
  <w:num w:numId="30" w16cid:durableId="2048026481">
    <w:abstractNumId w:val="1"/>
  </w:num>
  <w:num w:numId="31" w16cid:durableId="2134445461">
    <w:abstractNumId w:val="1"/>
  </w:num>
  <w:num w:numId="32" w16cid:durableId="740446654">
    <w:abstractNumId w:val="1"/>
  </w:num>
  <w:num w:numId="33" w16cid:durableId="1686249096">
    <w:abstractNumId w:val="1"/>
  </w:num>
  <w:num w:numId="34" w16cid:durableId="17999557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34379062">
    <w:abstractNumId w:val="1"/>
  </w:num>
  <w:num w:numId="36" w16cid:durableId="453064076">
    <w:abstractNumId w:val="1"/>
  </w:num>
  <w:num w:numId="37" w16cid:durableId="1543053169">
    <w:abstractNumId w:val="1"/>
  </w:num>
  <w:num w:numId="38" w16cid:durableId="169683497">
    <w:abstractNumId w:val="1"/>
  </w:num>
  <w:num w:numId="39" w16cid:durableId="558322821">
    <w:abstractNumId w:val="1"/>
  </w:num>
  <w:num w:numId="40" w16cid:durableId="21438143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67083248">
    <w:abstractNumId w:val="1"/>
  </w:num>
  <w:num w:numId="42" w16cid:durableId="1718625540">
    <w:abstractNumId w:val="1"/>
  </w:num>
  <w:num w:numId="43" w16cid:durableId="828520188">
    <w:abstractNumId w:val="1"/>
  </w:num>
  <w:num w:numId="44" w16cid:durableId="1710492955">
    <w:abstractNumId w:val="1"/>
  </w:num>
  <w:num w:numId="45" w16cid:durableId="1839033770">
    <w:abstractNumId w:val="1"/>
  </w:num>
  <w:num w:numId="46" w16cid:durableId="1087456861">
    <w:abstractNumId w:val="1"/>
  </w:num>
  <w:num w:numId="47" w16cid:durableId="711148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78341048">
    <w:abstractNumId w:val="1"/>
  </w:num>
  <w:num w:numId="49" w16cid:durableId="2045131137">
    <w:abstractNumId w:val="1"/>
  </w:num>
  <w:num w:numId="50" w16cid:durableId="1027564377">
    <w:abstractNumId w:val="1"/>
  </w:num>
  <w:num w:numId="51" w16cid:durableId="919565535">
    <w:abstractNumId w:val="1"/>
  </w:num>
  <w:num w:numId="52" w16cid:durableId="2103989777">
    <w:abstractNumId w:val="1"/>
  </w:num>
  <w:num w:numId="53" w16cid:durableId="1883130603">
    <w:abstractNumId w:val="1"/>
  </w:num>
  <w:num w:numId="54" w16cid:durableId="1465538208">
    <w:abstractNumId w:val="1"/>
  </w:num>
  <w:num w:numId="55" w16cid:durableId="2014793242">
    <w:abstractNumId w:val="1"/>
  </w:num>
  <w:num w:numId="56" w16cid:durableId="2050566830">
    <w:abstractNumId w:val="1"/>
  </w:num>
  <w:num w:numId="57" w16cid:durableId="80299080">
    <w:abstractNumId w:val="1"/>
  </w:num>
  <w:num w:numId="58" w16cid:durableId="1470245921">
    <w:abstractNumId w:val="1"/>
  </w:num>
  <w:num w:numId="59" w16cid:durableId="45954034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ukuda, Kigen">
    <w15:presenceInfo w15:providerId="AD" w15:userId="S::kigenf@vt.edu::9315e75a-3993-4f3e-89f0-7be417ceea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38747F"/>
    <w:rsid w:val="00380397"/>
    <w:rsid w:val="0038747F"/>
    <w:rsid w:val="00981E49"/>
    <w:rsid w:val="00CA78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7C5A9"/>
  <w15:docId w15:val="{BF4E6F09-D8DD-6041-A910-8319196A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CA78B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40</Pages>
  <Words>15416</Words>
  <Characters>87875</Characters>
  <Application>Microsoft Office Word</Application>
  <DocSecurity>0</DocSecurity>
  <Lines>732</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Fukuda, Kigen</cp:lastModifiedBy>
  <cp:revision>2</cp:revision>
  <dcterms:created xsi:type="dcterms:W3CDTF">2026-03-21T00:35:00Z</dcterms:created>
  <dcterms:modified xsi:type="dcterms:W3CDTF">2026-04-01T19:39:00Z</dcterms:modified>
</cp:coreProperties>
</file>